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CE62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这个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的核心不是单一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自动发邮件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工具，而是一个完整的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企业数据协同与报表自动化平台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。主线可以概括为：</w:t>
      </w:r>
    </w:p>
    <w:p w14:paraId="13559B6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</w:pPr>
    </w:p>
    <w:p w14:paraId="56371A8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&gt; 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模板化任务创建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→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自动拆分分发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→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数据收集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催办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→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数据校验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→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自动汇总归档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→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版本对比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→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数据分析与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问答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**</w:t>
      </w:r>
    </w:p>
    <w:p w14:paraId="1B0186A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</w:pPr>
    </w:p>
    <w:p w14:paraId="2497BE2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聚焦的典型场景包括：多公司工资信息、季度研发数据、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AROR/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预提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/RP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报表、年度汇算清缴及其他周期性统计上报。共性都是：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模板相对固定、周期固定、责任人明确、跨部门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公司协同、需要汇总和分析。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**</w:t>
      </w:r>
    </w:p>
    <w:p w14:paraId="6C6710A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</w:pPr>
    </w:p>
    <w:p w14:paraId="48F67D6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你的思路是对的：先按能力分类，形成若干可独立使用、又可串联的模块；先通过本地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Excel/VBA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跑通，再沉淀为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 xml:space="preserve"> Skill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，最后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网站化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:highlight w:val="lightGray"/>
          <w14:ligatures w14:val="none"/>
        </w:rPr>
        <w:t>和企业内网部署。</w:t>
      </w:r>
    </w:p>
    <w:p w14:paraId="333FE362" w14:textId="6F84E34D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502FDB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ECD4561" w14:textId="66A956FF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一、从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拆解出的核心功能全景</w:t>
      </w:r>
      <w:r w:rsidR="00471C32">
        <w:rPr>
          <w:rFonts w:ascii="Arial" w:eastAsia="宋体" w:hAnsi="Arial" w:cs="Arial" w:hint="eastAsia"/>
          <w:color w:val="000000"/>
          <w:kern w:val="0"/>
          <w:sz w:val="27"/>
          <w:szCs w:val="27"/>
          <w14:ligatures w14:val="none"/>
        </w:rPr>
        <w:t xml:space="preserve"> </w:t>
      </w:r>
    </w:p>
    <w:p w14:paraId="33EB6E8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9FC3E8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1.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数据任务与模板管理</w:t>
      </w:r>
    </w:p>
    <w:p w14:paraId="0CF6D8A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4E2F0FC" w14:textId="1A7CECAE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这是整个系统的配置中心。没有统一的模板、字段和责任人映射，后续拆分、汇总、校验和分析都会难以标准化。</w:t>
      </w:r>
      <w:ins w:id="0" w:author="Song,Yan/宋妍(FIN)" w:date="2026-09-10T15:29:00Z">
        <w:r w:rsidR="00D61173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-</w:t>
        </w:r>
        <w:r w:rsidR="00D61173">
          <w:rPr>
            <w:rFonts w:ascii="Arial" w:eastAsia="宋体" w:hAnsi="Arial" w:cs="Arial"/>
            <w:color w:val="000000"/>
            <w:kern w:val="0"/>
            <w:sz w:val="27"/>
            <w:szCs w:val="27"/>
            <w14:ligatures w14:val="none"/>
          </w:rPr>
          <w:t>-</w:t>
        </w:r>
        <w:r w:rsidR="00D61173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理想状态是全流程，但考虑到实操性，我想</w:t>
        </w:r>
        <w:r w:rsidR="009D16EB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分步来操作</w:t>
        </w:r>
      </w:ins>
    </w:p>
    <w:p w14:paraId="4143DDB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39DC48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核心功能</w:t>
      </w:r>
    </w:p>
    <w:p w14:paraId="3688F2A4" w14:textId="0335C332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上传并维护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报表模板；</w:t>
      </w:r>
      <w:ins w:id="1" w:author="Song,Yan/宋妍(FIN)" w:date="2026-09-10T15:30:00Z">
        <w:r w:rsidR="009D16EB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-</w:t>
        </w:r>
        <w:r w:rsidR="009D16EB">
          <w:rPr>
            <w:rFonts w:ascii="Arial" w:eastAsia="宋体" w:hAnsi="Arial" w:cs="Arial"/>
            <w:color w:val="000000"/>
            <w:kern w:val="0"/>
            <w:sz w:val="27"/>
            <w:szCs w:val="27"/>
            <w14:ligatures w14:val="none"/>
          </w:rPr>
          <w:t>-</w:t>
        </w:r>
        <w:r w:rsidR="009D16EB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我希望每个人都有上传</w:t>
        </w:r>
        <w:proofErr w:type="gramStart"/>
        <w:r w:rsidR="009D16EB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个人</w:t>
        </w:r>
        <w:r w:rsidR="00CD0B2B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个人</w:t>
        </w:r>
        <w:proofErr w:type="gramEnd"/>
        <w:r w:rsidR="00CD0B2B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表单，并以此为模板的权限</w:t>
        </w:r>
      </w:ins>
      <w:ins w:id="2" w:author="Song,Yan/宋妍(FIN)" w:date="2026-09-10T15:31:00Z">
        <w:r w:rsidR="00BD01E8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（且仅个人可见）模板库可以</w:t>
        </w:r>
        <w:r w:rsidR="0072453F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有，但只是供参考</w:t>
        </w:r>
      </w:ins>
    </w:p>
    <w:p w14:paraId="3ED14CA1" w14:textId="20BAEE2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定义任务周期：月度、季度、年度、临时任务；</w:t>
      </w:r>
      <w:ins w:id="3" w:author="Song,Yan/宋妍(FIN)" w:date="2026-09-10T15:31:00Z">
        <w:r w:rsidR="0072453F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-</w:t>
        </w:r>
        <w:r w:rsidR="0072453F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这个</w:t>
        </w:r>
      </w:ins>
      <w:ins w:id="4" w:author="Song,Yan/宋妍(FIN)" w:date="2026-09-10T15:32:00Z">
        <w:r w:rsidR="0072453F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功能可以用于以后创建文件夹（月度</w:t>
        </w:r>
        <w:r w:rsidR="0072453F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 xml:space="preserve"> </w:t>
        </w:r>
        <w:r w:rsidR="0072453F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季度</w:t>
        </w:r>
        <w:r w:rsidR="0072453F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 xml:space="preserve"> </w:t>
        </w:r>
        <w:r w:rsidR="0072453F">
          <w:rPr>
            <w:rFonts w:ascii="Arial" w:eastAsia="宋体" w:hAnsi="Arial" w:cs="Arial" w:hint="eastAsia"/>
            <w:color w:val="000000"/>
            <w:kern w:val="0"/>
            <w:sz w:val="27"/>
            <w:szCs w:val="27"/>
            <w14:ligatures w14:val="none"/>
          </w:rPr>
          <w:t>年度）</w:t>
        </w:r>
      </w:ins>
    </w:p>
    <w:p w14:paraId="7E75882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定义填报对象：公司主体、部门、项目组、人员、区域等；</w:t>
      </w:r>
    </w:p>
    <w:p w14:paraId="7DF59EA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定义填报责任人、审核人、抄送人；</w:t>
      </w:r>
    </w:p>
    <w:p w14:paraId="52D36B9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配置字段口径、说明、示例；</w:t>
      </w:r>
    </w:p>
    <w:p w14:paraId="13D274D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配置必填项、格式规则、勾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稽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关系；</w:t>
      </w:r>
    </w:p>
    <w:p w14:paraId="0BDA1E4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管理版本：模板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V1/V2/V3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，明确何时启用；</w:t>
      </w:r>
    </w:p>
    <w:p w14:paraId="49C9258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建立组织、人员、邮箱、部门、公司主体等基础映射表。</w:t>
      </w:r>
    </w:p>
    <w:p w14:paraId="44B240D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56DDE1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适合的网站模块</w:t>
      </w:r>
    </w:p>
    <w:p w14:paraId="62EE8A8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5172D2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5" w:author="Song,Yan/宋妍(FIN)" w:date="2026-09-10T15:47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  <w:r w:rsidRPr="005172D2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6" w:author="Song,Yan/宋妍(FIN)" w:date="2026-09-10T15:47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模块</w:t>
      </w:r>
      <w:r w:rsidRPr="005172D2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7" w:author="Song,Yan/宋妍(FIN)" w:date="2026-09-10T15:47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1</w:t>
      </w:r>
      <w:r w:rsidRPr="005172D2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8" w:author="Song,Yan/宋妍(FIN)" w:date="2026-09-10T15:47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：模板与任务中心</w:t>
      </w:r>
      <w:r w:rsidRPr="005172D2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9" w:author="Song,Yan/宋妍(FIN)" w:date="2026-09-10T15:47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</w:p>
    <w:p w14:paraId="744512E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8F38BD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可包含：</w:t>
      </w:r>
    </w:p>
    <w:p w14:paraId="5248F2F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模板库；</w:t>
      </w:r>
    </w:p>
    <w:p w14:paraId="539D3C6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周期性任务配置；</w:t>
      </w:r>
    </w:p>
    <w:p w14:paraId="52240DD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字段口径管理；</w:t>
      </w:r>
    </w:p>
    <w:p w14:paraId="4C34E98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组织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人员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邮件地址映射；</w:t>
      </w:r>
    </w:p>
    <w:p w14:paraId="24F068E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校验规则库；</w:t>
      </w:r>
    </w:p>
    <w:p w14:paraId="35F5B6A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邮件通知模板库。</w:t>
      </w:r>
    </w:p>
    <w:p w14:paraId="2E6D99E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DB646A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VBA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可先实现的内容</w:t>
      </w:r>
    </w:p>
    <w:p w14:paraId="14C23C2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统一模板初始化；</w:t>
      </w:r>
    </w:p>
    <w:p w14:paraId="7A8B88A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自动为模板添加数据验证、下拉框、填写说明；</w:t>
      </w:r>
    </w:p>
    <w:p w14:paraId="5607382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根据配置表生成指定周期的任务文件；</w:t>
      </w:r>
    </w:p>
    <w:p w14:paraId="6E01176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通过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配置表维护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责任人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邮箱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模板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关系。</w:t>
      </w:r>
    </w:p>
    <w:p w14:paraId="3AEB232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9B0887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34708D1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CE1338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2.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自动拆分与文件生成</w:t>
      </w:r>
    </w:p>
    <w:p w14:paraId="46826DC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4BB2E5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这是你特别提到的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仅拆分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功能，也是最适合第一个开发和验证的模块。</w:t>
      </w:r>
    </w:p>
    <w:p w14:paraId="6BEC688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7742A5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中的描述是：</w:t>
      </w:r>
    </w:p>
    <w:p w14:paraId="6E881C5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6B461A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&gt;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统一模板，按公司主体、部门、人员或项目自动拆分；按既定周期自动推送。</w:t>
      </w:r>
    </w:p>
    <w:p w14:paraId="0112AC3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465998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核心功能</w:t>
      </w:r>
    </w:p>
    <w:p w14:paraId="08BF2723" w14:textId="77777777" w:rsidR="003A2C6D" w:rsidRPr="008875B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8875BA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导入一份总表；</w:t>
      </w:r>
    </w:p>
    <w:p w14:paraId="284D21E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8875BA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8875BA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按指定字段拆分：</w:t>
      </w:r>
    </w:p>
    <w:p w14:paraId="321ACA5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公司主体；</w:t>
      </w:r>
    </w:p>
    <w:p w14:paraId="48D0B47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部门；</w:t>
      </w:r>
    </w:p>
    <w:p w14:paraId="09A7D25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成本中心；</w:t>
      </w:r>
    </w:p>
    <w:p w14:paraId="063CDAF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项目；</w:t>
      </w:r>
    </w:p>
    <w:p w14:paraId="67A86E7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区域；</w:t>
      </w:r>
    </w:p>
    <w:p w14:paraId="43A2FBC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客户；</w:t>
      </w:r>
    </w:p>
    <w:p w14:paraId="5EA13F9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员工；</w:t>
      </w:r>
    </w:p>
    <w:p w14:paraId="6B11058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销售人员等；</w:t>
      </w:r>
    </w:p>
    <w:p w14:paraId="070CFF8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生成独立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文件；</w:t>
      </w:r>
    </w:p>
    <w:p w14:paraId="18B4AE6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生成独立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Sheet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6693414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按模板生成个人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部门填报文件；</w:t>
      </w:r>
    </w:p>
    <w:p w14:paraId="3A3CA39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自定义输出文件名；</w:t>
      </w:r>
    </w:p>
    <w:p w14:paraId="435D1E1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批量打包成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ZIP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6659303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输出拆分日志和异常清单。</w:t>
      </w:r>
    </w:p>
    <w:p w14:paraId="069B036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3DF197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建议独立入口</w:t>
      </w:r>
    </w:p>
    <w:p w14:paraId="20E155F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8875B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0" w:author="Song,Yan/宋妍(FIN)" w:date="2026-09-10T15:45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  <w:r w:rsidRPr="008875B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1" w:author="Song,Yan/宋妍(FIN)" w:date="2026-09-10T15:45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模块</w:t>
      </w:r>
      <w:r w:rsidRPr="008875B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2" w:author="Song,Yan/宋妍(FIN)" w:date="2026-09-10T15:45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2</w:t>
      </w:r>
      <w:r w:rsidRPr="008875B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3" w:author="Song,Yan/宋妍(FIN)" w:date="2026-09-10T15:45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：智能文件拆分</w:t>
      </w:r>
      <w:r w:rsidRPr="008875B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4" w:author="Song,Yan/宋妍(FIN)" w:date="2026-09-10T15:45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</w:p>
    <w:p w14:paraId="7FAB5C6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C05222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典型交互流程</w:t>
      </w:r>
    </w:p>
    <w:p w14:paraId="1BFB1AB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1.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上传总表；</w:t>
      </w:r>
    </w:p>
    <w:p w14:paraId="0B3D9AE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2.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选择工作表；</w:t>
      </w:r>
    </w:p>
    <w:p w14:paraId="556C6C6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3.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选择拆分字段；</w:t>
      </w:r>
    </w:p>
    <w:p w14:paraId="3B86A49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4.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选择输出方式：</w:t>
      </w:r>
    </w:p>
    <w:p w14:paraId="37664A5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文件；</w:t>
      </w:r>
    </w:p>
    <w:p w14:paraId="6A3FD37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一个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内多个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Sheet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2DA125F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PDF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1A3B7B5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ZIP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压缩包；</w:t>
      </w:r>
    </w:p>
    <w:p w14:paraId="76F7419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5.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设置文件命名规则；</w:t>
      </w:r>
    </w:p>
    <w:p w14:paraId="069C5CA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6.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预览拆分数量和样例；</w:t>
      </w:r>
    </w:p>
    <w:p w14:paraId="379A626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7.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执行并下载结果。</w:t>
      </w:r>
    </w:p>
    <w:p w14:paraId="38BEFCE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1F9668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例子</w:t>
      </w:r>
    </w:p>
    <w:p w14:paraId="27DE90B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```text</w:t>
      </w:r>
    </w:p>
    <w:p w14:paraId="2061E61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源文件：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2026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年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9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月研发费用总表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.xlsx</w:t>
      </w:r>
    </w:p>
    <w:p w14:paraId="66C4C9A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拆分字段：部门</w:t>
      </w:r>
    </w:p>
    <w:p w14:paraId="26783E6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输出规则：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2026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年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9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月研发费用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_{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}.xlsx</w:t>
      </w:r>
    </w:p>
    <w:p w14:paraId="6DFF5E4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8D151C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结果：</w:t>
      </w:r>
    </w:p>
    <w:p w14:paraId="113AA30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2026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年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9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月研发费用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_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研发一部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.xlsx</w:t>
      </w:r>
    </w:p>
    <w:p w14:paraId="118DCAE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2026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年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9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月研发费用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_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研发二部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.xlsx</w:t>
      </w:r>
    </w:p>
    <w:p w14:paraId="07AE5EC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2026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年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9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月研发费用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_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医学部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.xlsx</w:t>
      </w:r>
    </w:p>
    <w:p w14:paraId="4775F39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……</w:t>
      </w:r>
    </w:p>
    <w:p w14:paraId="130EF42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</w:t>
      </w:r>
    </w:p>
    <w:p w14:paraId="3FB8244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6556C0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VBA Skill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</w:t>
      </w:r>
    </w:p>
    <w:p w14:paraId="661EEC8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`ExcelSplitSkill`</w:t>
      </w:r>
    </w:p>
    <w:p w14:paraId="4B653E5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615E2D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输入：</w:t>
      </w:r>
    </w:p>
    <w:p w14:paraId="10ABBA9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源文件路径；</w:t>
      </w:r>
    </w:p>
    <w:p w14:paraId="2721984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Sheet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名称；</w:t>
      </w:r>
    </w:p>
    <w:p w14:paraId="4EDAE34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表头行；</w:t>
      </w:r>
    </w:p>
    <w:p w14:paraId="3E4F248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拆分字段；</w:t>
      </w:r>
    </w:p>
    <w:p w14:paraId="7D39AFF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输出路径；</w:t>
      </w:r>
    </w:p>
    <w:p w14:paraId="2920EE9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文件名模板；</w:t>
      </w:r>
    </w:p>
    <w:p w14:paraId="6F6E494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是否保留格式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公式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冻结窗格。</w:t>
      </w:r>
    </w:p>
    <w:p w14:paraId="74FD557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5C4DD6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输出：</w:t>
      </w:r>
    </w:p>
    <w:p w14:paraId="5C6E4ED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拆分文件包；</w:t>
      </w:r>
    </w:p>
    <w:p w14:paraId="0ED2B40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拆分日志；</w:t>
      </w:r>
    </w:p>
    <w:p w14:paraId="4451D71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空数据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对象清单；</w:t>
      </w:r>
    </w:p>
    <w:p w14:paraId="12B5B06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拆分失败原因。</w:t>
      </w:r>
    </w:p>
    <w:p w14:paraId="5F3D1C7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67A9C4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68CB65A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E089C0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3.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自动分发、邮件通知与催办</w:t>
      </w:r>
    </w:p>
    <w:p w14:paraId="0B568DE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28E130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这个模块应建立在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文件拆分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之上，不建议重复开发一套拆分逻辑。</w:t>
      </w:r>
    </w:p>
    <w:p w14:paraId="6F7D046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A1DDB5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中强调：</w:t>
      </w:r>
    </w:p>
    <w:p w14:paraId="5674C49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按既定周期自动推送；</w:t>
      </w:r>
    </w:p>
    <w:p w14:paraId="58A5C35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自动提醒、催收；</w:t>
      </w:r>
    </w:p>
    <w:p w14:paraId="6A43EA8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看板展示任务进度；</w:t>
      </w:r>
    </w:p>
    <w:p w14:paraId="4A89E60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降低反复沟通成本。</w:t>
      </w:r>
    </w:p>
    <w:p w14:paraId="274BA83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C80120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核心功能</w:t>
      </w:r>
    </w:p>
    <w:p w14:paraId="783F7EA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按部门、人员、项目自动匹配邮箱；</w:t>
      </w:r>
    </w:p>
    <w:p w14:paraId="36EB127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自动生成邮件主题和正文；</w:t>
      </w:r>
    </w:p>
    <w:p w14:paraId="7330C08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自动附加拆分后的文件；</w:t>
      </w:r>
    </w:p>
    <w:p w14:paraId="30574F6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支持抄送、密送；</w:t>
      </w:r>
    </w:p>
    <w:p w14:paraId="208D807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支持邮件模板变量；</w:t>
      </w:r>
    </w:p>
    <w:p w14:paraId="6F86974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支持预览、测试发送、正式发送；</w:t>
      </w:r>
    </w:p>
    <w:p w14:paraId="1967035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定时发送；</w:t>
      </w:r>
    </w:p>
    <w:p w14:paraId="1FF729F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对未提交、逾期提交者自动提醒；</w:t>
      </w:r>
    </w:p>
    <w:p w14:paraId="6812E0D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生成发送日志、催办日志；</w:t>
      </w:r>
    </w:p>
    <w:p w14:paraId="37499E8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支持一键重发。</w:t>
      </w:r>
    </w:p>
    <w:p w14:paraId="1E549BB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EE72F3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建议独立入口</w:t>
      </w:r>
    </w:p>
    <w:p w14:paraId="760B72D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5172D2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5" w:author="Song,Yan/宋妍(FIN)" w:date="2026-09-10T15:46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  <w:r w:rsidRPr="005172D2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6" w:author="Song,Yan/宋妍(FIN)" w:date="2026-09-10T15:46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模块</w:t>
      </w:r>
      <w:r w:rsidRPr="005172D2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7" w:author="Song,Yan/宋妍(FIN)" w:date="2026-09-10T15:46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3</w:t>
      </w:r>
      <w:r w:rsidRPr="005172D2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8" w:author="Song,Yan/宋妍(FIN)" w:date="2026-09-10T15:46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：报表分发与催办</w:t>
      </w:r>
      <w:r w:rsidRPr="005172D2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9" w:author="Song,Yan/宋妍(FIN)" w:date="2026-09-10T15:46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</w:p>
    <w:p w14:paraId="3040EFA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637B6C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但其底层应复用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智能文件拆分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模块。</w:t>
      </w:r>
    </w:p>
    <w:p w14:paraId="626B146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0FBA5A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邮件模板变量示例</w:t>
      </w:r>
    </w:p>
    <w:p w14:paraId="110E4AB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```text</w:t>
      </w:r>
    </w:p>
    <w:p w14:paraId="6C55028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主题：请于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截止日期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前提交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报表名称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}—{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</w:t>
      </w:r>
    </w:p>
    <w:p w14:paraId="144FE4A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803468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正文：</w:t>
      </w:r>
    </w:p>
    <w:p w14:paraId="10B4EEC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责任人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}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您好：</w:t>
      </w:r>
    </w:p>
    <w:p w14:paraId="0838097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8CF687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请填写并提交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报表周期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的《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报表名称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》。</w:t>
      </w:r>
    </w:p>
    <w:p w14:paraId="77E7F92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本次填报范围：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}/{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公司主体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</w:t>
      </w:r>
    </w:p>
    <w:p w14:paraId="194DDEB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截止时间：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截止日期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</w:t>
      </w:r>
    </w:p>
    <w:p w14:paraId="5B65665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C143EB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附件为本次填报文件，如有疑问请联系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{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管理员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}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。</w:t>
      </w:r>
    </w:p>
    <w:p w14:paraId="0FB60EC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</w:t>
      </w:r>
    </w:p>
    <w:p w14:paraId="5660BEA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87F03E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建议分阶段实现</w:t>
      </w:r>
    </w:p>
    <w:p w14:paraId="1BC4A83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275A81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#### V1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：本地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Outlook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辅助发送</w:t>
      </w:r>
    </w:p>
    <w:p w14:paraId="56BE1B9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VBA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自动拆分；</w:t>
      </w:r>
    </w:p>
    <w:p w14:paraId="5636957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自动创建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Outlook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邮件；</w:t>
      </w:r>
    </w:p>
    <w:p w14:paraId="071146A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自动插入主题、正文、附件；</w:t>
      </w:r>
    </w:p>
    <w:p w14:paraId="3CD1677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用户人工确认后发送。</w:t>
      </w:r>
    </w:p>
    <w:p w14:paraId="487BFDE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7C94CE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这是最适合个人电脑试点的方案。</w:t>
      </w:r>
    </w:p>
    <w:p w14:paraId="60992C8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F4D869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#### V2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Outlook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自动发送与日志</w:t>
      </w:r>
    </w:p>
    <w:p w14:paraId="0C302E8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自动发送；</w:t>
      </w:r>
    </w:p>
    <w:p w14:paraId="2F75162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记录每封邮件状态；</w:t>
      </w:r>
    </w:p>
    <w:p w14:paraId="39DFC9B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失败时记录原因；</w:t>
      </w:r>
    </w:p>
    <w:p w14:paraId="594A020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支持重发。</w:t>
      </w:r>
    </w:p>
    <w:p w14:paraId="073D18F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DF2B13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#### V3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：企业级邮件服务</w:t>
      </w:r>
    </w:p>
    <w:p w14:paraId="72845DE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对接企业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Exchange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SMTP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或企业邮件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API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5B1303C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支持服务器定时任务；</w:t>
      </w:r>
    </w:p>
    <w:p w14:paraId="03844D8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支持企业统一身份认证；</w:t>
      </w:r>
    </w:p>
    <w:p w14:paraId="059DCC1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审计发送记录。</w:t>
      </w:r>
    </w:p>
    <w:p w14:paraId="11AA743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339BCE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VBA Skill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</w:t>
      </w:r>
    </w:p>
    <w:p w14:paraId="69117A2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`MailDispatchSkill`</w:t>
      </w:r>
    </w:p>
    <w:p w14:paraId="5E87405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5BD441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输入：</w:t>
      </w:r>
    </w:p>
    <w:p w14:paraId="48E92BE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文件拆分结果；</w:t>
      </w:r>
    </w:p>
    <w:p w14:paraId="3446DE3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责任人邮箱映射表；</w:t>
      </w:r>
    </w:p>
    <w:p w14:paraId="1DC7C9E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邮件模板；</w:t>
      </w:r>
    </w:p>
    <w:p w14:paraId="1498BE2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任务周期和截止日期；</w:t>
      </w:r>
    </w:p>
    <w:p w14:paraId="42C3392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抄送规则。</w:t>
      </w:r>
    </w:p>
    <w:p w14:paraId="5674715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C2D378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输出：</w:t>
      </w:r>
    </w:p>
    <w:p w14:paraId="7DB8FC5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邮件发送记录；</w:t>
      </w:r>
    </w:p>
    <w:p w14:paraId="3CB60A9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未匹配邮箱清单；</w:t>
      </w:r>
    </w:p>
    <w:p w14:paraId="2EC24E6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发送失败清单；</w:t>
      </w:r>
    </w:p>
    <w:p w14:paraId="6F469AA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催办对象清单。</w:t>
      </w:r>
    </w:p>
    <w:p w14:paraId="02A9208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D52167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4133AB6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64310F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4.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智能数据收集与进度追踪</w:t>
      </w:r>
    </w:p>
    <w:p w14:paraId="05EEB45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188402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这是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与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单纯批量邮件工具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最大的区别之一。平台不仅要发，还要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知道谁已提交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谁未提交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、谁逾期。</w:t>
      </w:r>
    </w:p>
    <w:p w14:paraId="5311B88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9E14B9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核心功能</w:t>
      </w:r>
    </w:p>
    <w:p w14:paraId="031DC84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创建数据收集任务；</w:t>
      </w:r>
    </w:p>
    <w:p w14:paraId="289A3A1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生成每个责任人的填报任务；</w:t>
      </w:r>
    </w:p>
    <w:p w14:paraId="3FB46C5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显示状态：</w:t>
      </w:r>
    </w:p>
    <w:p w14:paraId="07AC1A9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未发送；</w:t>
      </w:r>
    </w:p>
    <w:p w14:paraId="70860C4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已发送；</w:t>
      </w:r>
    </w:p>
    <w:p w14:paraId="619189F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已查看；</w:t>
      </w:r>
    </w:p>
    <w:p w14:paraId="2767570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填写中；</w:t>
      </w:r>
    </w:p>
    <w:p w14:paraId="4281554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已提交；</w:t>
      </w:r>
    </w:p>
    <w:p w14:paraId="76B2043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已退回；</w:t>
      </w:r>
    </w:p>
    <w:p w14:paraId="2658E0B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已逾期；</w:t>
      </w:r>
    </w:p>
    <w:p w14:paraId="3AB1966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已审核；</w:t>
      </w:r>
    </w:p>
    <w:p w14:paraId="49E504E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接收和归档回传文件；</w:t>
      </w:r>
    </w:p>
    <w:p w14:paraId="71F8FC6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自动识别文件属于哪个任务、哪个责任人、哪个部门；</w:t>
      </w:r>
    </w:p>
    <w:p w14:paraId="77F9203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支持填报截止时间；</w:t>
      </w:r>
    </w:p>
    <w:p w14:paraId="2B55BB6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自动催办；</w:t>
      </w:r>
    </w:p>
    <w:p w14:paraId="1303BED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管理员查看整体进度；</w:t>
      </w:r>
    </w:p>
    <w:p w14:paraId="11BCA56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部门负责人查看本部门进度。</w:t>
      </w:r>
    </w:p>
    <w:p w14:paraId="0D21565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2F9910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建议独立入口</w:t>
      </w:r>
    </w:p>
    <w:p w14:paraId="4B3EBD4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2111D0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20" w:author="Song,Yan/宋妍(FIN)" w:date="2026-09-10T15:49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  <w:r w:rsidRPr="002111D0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21" w:author="Song,Yan/宋妍(FIN)" w:date="2026-09-10T15:49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模块</w:t>
      </w:r>
      <w:r w:rsidRPr="002111D0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22" w:author="Song,Yan/宋妍(FIN)" w:date="2026-09-10T15:49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4</w:t>
      </w:r>
      <w:r w:rsidRPr="002111D0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23" w:author="Song,Yan/宋妍(FIN)" w:date="2026-09-10T15:49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：数据收集任务与进度看板</w:t>
      </w:r>
      <w:r w:rsidRPr="002111D0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24" w:author="Song,Yan/宋妍(FIN)" w:date="2026-09-10T15:49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</w:p>
    <w:p w14:paraId="40F0E61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4B73C1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本地试点可实现方式</w:t>
      </w:r>
    </w:p>
    <w:p w14:paraId="348952B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在个人电脑阶段，完全自动识别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邮件回复附件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会比较复杂。可以先用较稳妥的方式：</w:t>
      </w:r>
    </w:p>
    <w:p w14:paraId="133702D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07482B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1.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系统拆分并发送文件；</w:t>
      </w:r>
    </w:p>
    <w:p w14:paraId="50C872F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2.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每个文件中固定写入：</w:t>
      </w:r>
    </w:p>
    <w:p w14:paraId="34EE38B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任务编号；</w:t>
      </w:r>
    </w:p>
    <w:p w14:paraId="3202313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部门；</w:t>
      </w:r>
    </w:p>
    <w:p w14:paraId="19273DC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责任人；</w:t>
      </w:r>
    </w:p>
    <w:p w14:paraId="1179247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填报周期；</w:t>
      </w:r>
    </w:p>
    <w:p w14:paraId="6F783BF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3.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回收时由管理员将文件拖入指定目录；</w:t>
      </w:r>
    </w:p>
    <w:p w14:paraId="72A1A46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4. VBA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扫描目录并自动识别、登记、校验和汇总；</w:t>
      </w:r>
    </w:p>
    <w:p w14:paraId="3E2C373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5.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输出提交状态表。</w:t>
      </w:r>
    </w:p>
    <w:p w14:paraId="414F1D4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32441D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后续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网站化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方式</w:t>
      </w:r>
    </w:p>
    <w:p w14:paraId="70FF467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用户登录网站在线填报或上传附件；</w:t>
      </w:r>
    </w:p>
    <w:p w14:paraId="0C3E861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自动关联任务编号；</w:t>
      </w:r>
    </w:p>
    <w:p w14:paraId="55AAF1C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自动更新状态；</w:t>
      </w:r>
    </w:p>
    <w:p w14:paraId="1A0B305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到期自动提醒；</w:t>
      </w:r>
    </w:p>
    <w:p w14:paraId="3A49946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看板实时显示进度。</w:t>
      </w:r>
    </w:p>
    <w:p w14:paraId="33CE17D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476763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4FA107C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FB405D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9F0D56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5. </w:t>
      </w:r>
      <w:r w:rsidRPr="009F0D56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多文件自动汇总与统一归档</w:t>
      </w:r>
    </w:p>
    <w:p w14:paraId="68507A1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269C48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中提到：</w:t>
      </w:r>
    </w:p>
    <w:p w14:paraId="5EA4B9D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07A6EC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&gt;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自动汇总至总表，处理字段、主体、重复数据及版本匹配问题，沉淀历史数据。</w:t>
      </w:r>
    </w:p>
    <w:p w14:paraId="23F9BEC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F18F8D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这是平台的第二个高价值底座模块，建议与你的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模块并列优先开发。</w:t>
      </w:r>
    </w:p>
    <w:p w14:paraId="3C1019F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0BFFC5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核心功能</w:t>
      </w:r>
    </w:p>
    <w:p w14:paraId="704105A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批量导入多个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098396C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识别指定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Sheet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183C8E3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自动匹配字段；</w:t>
      </w:r>
    </w:p>
    <w:p w14:paraId="66297F3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按统一字段顺序合并；</w:t>
      </w:r>
    </w:p>
    <w:p w14:paraId="6103597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对不同版本模板进行字段映射；</w:t>
      </w:r>
    </w:p>
    <w:p w14:paraId="588D2D2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标记缺列、错列、表头不一致；</w:t>
      </w:r>
    </w:p>
    <w:p w14:paraId="3B0A576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对数据进行清洗：</w:t>
      </w:r>
    </w:p>
    <w:p w14:paraId="16C9197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日期格式统一；</w:t>
      </w:r>
    </w:p>
    <w:p w14:paraId="3BE393E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金额格式统一；</w:t>
      </w:r>
    </w:p>
    <w:p w14:paraId="24AE917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空值处理；</w:t>
      </w:r>
    </w:p>
    <w:p w14:paraId="580F35B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主数据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标准化；</w:t>
      </w:r>
    </w:p>
    <w:p w14:paraId="5A8C326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去除无效行；</w:t>
      </w:r>
    </w:p>
    <w:p w14:paraId="4F7758F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按主键去重；</w:t>
      </w:r>
    </w:p>
    <w:p w14:paraId="309DB02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支持追加、覆盖、更新三种汇总模式；</w:t>
      </w:r>
    </w:p>
    <w:p w14:paraId="2C7AFA7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输出总表、异常表、汇总日志；</w:t>
      </w:r>
    </w:p>
    <w:p w14:paraId="04E7999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对原始文件进行统一归档。</w:t>
      </w:r>
    </w:p>
    <w:p w14:paraId="43FB56E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C42704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建议独立入口</w:t>
      </w:r>
    </w:p>
    <w:p w14:paraId="3BD9434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9F0D56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25" w:author="Song,Yan/宋妍(FIN)" w:date="2026-09-10T15:50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  <w:r w:rsidRPr="009F0D56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26" w:author="Song,Yan/宋妍(FIN)" w:date="2026-09-10T15:50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模块</w:t>
      </w:r>
      <w:r w:rsidRPr="009F0D56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27" w:author="Song,Yan/宋妍(FIN)" w:date="2026-09-10T15:50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5</w:t>
      </w:r>
      <w:r w:rsidRPr="009F0D56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28" w:author="Song,Yan/宋妍(FIN)" w:date="2026-09-10T15:50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：多文件汇总与归档</w:t>
      </w:r>
      <w:r w:rsidRPr="009F0D56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29" w:author="Song,Yan/宋妍(FIN)" w:date="2026-09-10T15:50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</w:p>
    <w:p w14:paraId="18F6060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153211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可配置汇总模式</w:t>
      </w:r>
    </w:p>
    <w:p w14:paraId="5D28B58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DC833B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模式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使用场景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0475A8A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|---|---|</w:t>
      </w:r>
    </w:p>
    <w:p w14:paraId="30D33A1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直接追加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各部门文件结构一致，每份文件的明细直接向下合并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3267C1F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按主键更新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本期数据更新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历史台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账，如按项目编号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单据编号更新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5189237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按维度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汇总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汇总到部门、公司、项目、月份等层级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1522FE1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模板映射汇总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各部门模板略有差异，需要字段映射后统一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7A7AEBC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主表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明细表汇总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各文件有多个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Sheet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，需要分别汇总或关联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58B53F2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C44F58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VBA Skill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</w:t>
      </w:r>
    </w:p>
    <w:p w14:paraId="3C8B98D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`ExcelMergeSkill`</w:t>
      </w:r>
    </w:p>
    <w:p w14:paraId="5272C89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88739C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输入：</w:t>
      </w:r>
    </w:p>
    <w:p w14:paraId="16C1569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文件夹路径；</w:t>
      </w:r>
    </w:p>
    <w:p w14:paraId="1223FF5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文件筛选规则；</w:t>
      </w:r>
    </w:p>
    <w:p w14:paraId="0A07FC6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Sheet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名称；</w:t>
      </w:r>
    </w:p>
    <w:p w14:paraId="6F6A098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字段标准映射表；</w:t>
      </w:r>
    </w:p>
    <w:p w14:paraId="51FC564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主键；</w:t>
      </w:r>
    </w:p>
    <w:p w14:paraId="58870B0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去重规则；</w:t>
      </w:r>
    </w:p>
    <w:p w14:paraId="4FBFFE7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输出模板。</w:t>
      </w:r>
    </w:p>
    <w:p w14:paraId="1390ED2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9E78CB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输出：</w:t>
      </w:r>
    </w:p>
    <w:p w14:paraId="030D6F1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汇总总表；</w:t>
      </w:r>
    </w:p>
    <w:p w14:paraId="356BAAC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数据质量异常表；</w:t>
      </w:r>
    </w:p>
    <w:p w14:paraId="7E849EC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文件处理日志；</w:t>
      </w:r>
    </w:p>
    <w:p w14:paraId="40CCA93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已归档文件清单。</w:t>
      </w:r>
    </w:p>
    <w:p w14:paraId="06836F6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B54A70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799828E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D6722A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## 6.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数据校对与质量检查</w:t>
      </w:r>
    </w:p>
    <w:p w14:paraId="58A8512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C3F319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提到的校验包括：</w:t>
      </w:r>
    </w:p>
    <w:p w14:paraId="2F5F676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必填；</w:t>
      </w:r>
    </w:p>
    <w:p w14:paraId="7A0F58B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格式；</w:t>
      </w:r>
    </w:p>
    <w:p w14:paraId="39CB9DC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勾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稽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5370BCC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环比；</w:t>
      </w:r>
    </w:p>
    <w:p w14:paraId="2706DDD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同比；</w:t>
      </w:r>
    </w:p>
    <w:p w14:paraId="4D790F6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预算对比；</w:t>
      </w:r>
    </w:p>
    <w:p w14:paraId="385149F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异常预警；</w:t>
      </w:r>
    </w:p>
    <w:p w14:paraId="218EAD1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识别口径不一致。</w:t>
      </w:r>
    </w:p>
    <w:p w14:paraId="799345E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1EEE85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这里建议将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规则校验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和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“AI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辅助异常识别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分开设计：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规则决定是否合格，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负责解释和发现可能问题。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**</w:t>
      </w:r>
    </w:p>
    <w:p w14:paraId="65536D6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C99CE0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核心功能</w:t>
      </w:r>
    </w:p>
    <w:p w14:paraId="4382D8A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DBEA29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#### A.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基础校验</w:t>
      </w:r>
    </w:p>
    <w:p w14:paraId="657124F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必填项校验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40A51AC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数据格式校验；</w:t>
      </w:r>
    </w:p>
    <w:p w14:paraId="19025EA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数据类型校验；</w:t>
      </w:r>
    </w:p>
    <w:p w14:paraId="0AF6E6C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长度校验；</w:t>
      </w:r>
    </w:p>
    <w:p w14:paraId="3CFFD7D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日期范围校验；</w:t>
      </w:r>
    </w:p>
    <w:p w14:paraId="3E07A5B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金额范围校验；</w:t>
      </w:r>
    </w:p>
    <w:p w14:paraId="466C9B0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下拉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枚举值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校验；</w:t>
      </w:r>
    </w:p>
    <w:p w14:paraId="4F83E43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单据号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项目号唯一性校验。</w:t>
      </w:r>
    </w:p>
    <w:p w14:paraId="11D7AE5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A47D93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#### B.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业务逻辑校验</w:t>
      </w:r>
    </w:p>
    <w:p w14:paraId="51658AE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起始日期不得晚于结束日期；</w:t>
      </w:r>
    </w:p>
    <w:p w14:paraId="3F8F351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合计金额应等于明细金额之和；</w:t>
      </w:r>
    </w:p>
    <w:p w14:paraId="73F44D0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含税金额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=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未税金额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+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税额；</w:t>
      </w:r>
    </w:p>
    <w:p w14:paraId="7E3CF78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部门、项目、公司主体之间必须满足对应关系；</w:t>
      </w:r>
    </w:p>
    <w:p w14:paraId="03F140E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项目负责人必须属于对应部门；</w:t>
      </w:r>
    </w:p>
    <w:p w14:paraId="59529FD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成本中心必须存在于主数据表。</w:t>
      </w:r>
    </w:p>
    <w:p w14:paraId="51CA424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75EB6A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#### C.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跨文件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跨表校验</w:t>
      </w:r>
    </w:p>
    <w:p w14:paraId="6792ECD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明细汇总与总表金额一致；</w:t>
      </w:r>
    </w:p>
    <w:p w14:paraId="0A95578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人员名单与工资数据匹配；</w:t>
      </w:r>
    </w:p>
    <w:p w14:paraId="1E4B212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项目清单与研发费用归属匹配；</w:t>
      </w:r>
    </w:p>
    <w:p w14:paraId="4343592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系统导出数据与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业务台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账对账。</w:t>
      </w:r>
    </w:p>
    <w:p w14:paraId="09BF859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37568B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#### D.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波动与异常校验</w:t>
      </w:r>
    </w:p>
    <w:p w14:paraId="1A402E4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环比大幅波动；</w:t>
      </w:r>
    </w:p>
    <w:p w14:paraId="2B3BE07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同比大幅波动；</w:t>
      </w:r>
    </w:p>
    <w:p w14:paraId="331EEF1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预算偏差超过阈值；</w:t>
      </w:r>
    </w:p>
    <w:p w14:paraId="44C68E6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单项金额异常；</w:t>
      </w:r>
    </w:p>
    <w:p w14:paraId="10530CB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异常缺失值；</w:t>
      </w:r>
    </w:p>
    <w:p w14:paraId="5D1AD05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指标显著偏离历史均值。</w:t>
      </w:r>
    </w:p>
    <w:p w14:paraId="68B89FD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DD8879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建议独立入口</w:t>
      </w:r>
    </w:p>
    <w:p w14:paraId="46D79F0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533E7E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30" w:author="Song,Yan/宋妍(FIN)" w:date="2026-09-10T15:51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  <w:r w:rsidRPr="00533E7E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31" w:author="Song,Yan/宋妍(FIN)" w:date="2026-09-10T15:51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模块</w:t>
      </w:r>
      <w:r w:rsidRPr="00533E7E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32" w:author="Song,Yan/宋妍(FIN)" w:date="2026-09-10T15:51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6</w:t>
      </w:r>
      <w:r w:rsidRPr="00533E7E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33" w:author="Song,Yan/宋妍(FIN)" w:date="2026-09-10T15:51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：数据质量校验</w:t>
      </w:r>
      <w:r w:rsidRPr="00533E7E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34" w:author="Song,Yan/宋妍(FIN)" w:date="2026-09-10T15:51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</w:p>
    <w:p w14:paraId="58FD89B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199231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输出形式</w:t>
      </w:r>
    </w:p>
    <w:p w14:paraId="3AE3517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错误等级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示例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建议处理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3DB9199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|---|---|---|</w:t>
      </w:r>
    </w:p>
    <w:p w14:paraId="0117D47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阻断错误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必填字段缺失、部门编码无效、金额无法识别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不允许进入汇总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0A3F3A9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重要警告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金额环比变化超过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50%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、项目归属不一致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需责任人确认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36B8814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一般提示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描述字段过短、备注为空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可继续处理，但建议补充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5F43BFB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51EC5D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VBA Skill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</w:t>
      </w:r>
    </w:p>
    <w:p w14:paraId="4899AF3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`DataValidationSkill`</w:t>
      </w:r>
    </w:p>
    <w:p w14:paraId="4AE2A09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337F77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建议将规则维护在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配置表或网站规则库，而不是直接硬编码进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VBA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。</w:t>
      </w:r>
    </w:p>
    <w:p w14:paraId="451D103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704814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规则表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可以包含：</w:t>
      </w:r>
    </w:p>
    <w:p w14:paraId="52E02C1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```text</w:t>
      </w:r>
    </w:p>
    <w:p w14:paraId="7D08BAD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规则编号、适用模板、字段名称、规则类型、比较条件、阈值、错误等级、错误提示、是否阻断</w:t>
      </w:r>
    </w:p>
    <w:p w14:paraId="52F471F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</w:t>
      </w:r>
    </w:p>
    <w:p w14:paraId="06C502D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F0B0AC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75AA881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A33622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7.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数据比对与版本对比</w:t>
      </w:r>
    </w:p>
    <w:p w14:paraId="1049217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09503D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明确提出：</w:t>
      </w:r>
    </w:p>
    <w:p w14:paraId="4FC1C28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751547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&gt;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自动对比上一版与最新数据，以汇总及高亮方式直观展示变动数据和修改内容。</w:t>
      </w:r>
    </w:p>
    <w:p w14:paraId="662250B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D8057F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这个功能可以服务很多场景：</w:t>
      </w:r>
    </w:p>
    <w:p w14:paraId="4FBCBCB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本月与上月；</w:t>
      </w:r>
    </w:p>
    <w:p w14:paraId="16A05B4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填报初版与最终版；</w:t>
      </w:r>
    </w:p>
    <w:p w14:paraId="20D9648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预算与实际；</w:t>
      </w:r>
    </w:p>
    <w:p w14:paraId="4EF1F39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系统导出数据与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业务台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账；</w:t>
      </w:r>
    </w:p>
    <w:p w14:paraId="331BE22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改版前后数据；</w:t>
      </w:r>
    </w:p>
    <w:p w14:paraId="4FC0696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两个部门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系统之间的数据核对。</w:t>
      </w:r>
    </w:p>
    <w:p w14:paraId="23998AB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46A40B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核心功能</w:t>
      </w:r>
    </w:p>
    <w:p w14:paraId="0B4201A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上传两个或多个文件；</w:t>
      </w:r>
    </w:p>
    <w:p w14:paraId="7E46349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设置唯一匹配主键；</w:t>
      </w:r>
    </w:p>
    <w:p w14:paraId="665C654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选择比对字段；</w:t>
      </w:r>
    </w:p>
    <w:p w14:paraId="01A6990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自动识别：</w:t>
      </w:r>
    </w:p>
    <w:p w14:paraId="6F4996E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新增；</w:t>
      </w:r>
    </w:p>
    <w:p w14:paraId="752E20C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删除；</w:t>
      </w:r>
    </w:p>
    <w:p w14:paraId="05ADA04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修改；</w:t>
      </w:r>
    </w:p>
    <w:p w14:paraId="70EBBAF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未匹配；</w:t>
      </w:r>
    </w:p>
    <w:p w14:paraId="1E70350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重复；</w:t>
      </w:r>
    </w:p>
    <w:p w14:paraId="51B00AD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金额差异；</w:t>
      </w:r>
    </w:p>
    <w:p w14:paraId="699DA3A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字段级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高亮；</w:t>
      </w:r>
    </w:p>
    <w:p w14:paraId="5F9B9ED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输出差异汇总；</w:t>
      </w:r>
    </w:p>
    <w:p w14:paraId="702AB81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输出差异明细；</w:t>
      </w:r>
    </w:p>
    <w:p w14:paraId="31E607F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支持生成对账结论。</w:t>
      </w:r>
    </w:p>
    <w:p w14:paraId="60CCDAC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DF1359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建议独立入口</w:t>
      </w:r>
    </w:p>
    <w:p w14:paraId="19A2D2E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533E7E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35" w:author="Song,Yan/宋妍(FIN)" w:date="2026-09-10T15:52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  <w:r w:rsidRPr="00533E7E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36" w:author="Song,Yan/宋妍(FIN)" w:date="2026-09-10T15:52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模块</w:t>
      </w:r>
      <w:r w:rsidRPr="00533E7E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37" w:author="Song,Yan/宋妍(FIN)" w:date="2026-09-10T15:52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7</w:t>
      </w:r>
      <w:r w:rsidRPr="00533E7E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38" w:author="Song,Yan/宋妍(FIN)" w:date="2026-09-10T15:52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：数据比对与版本管理</w:t>
      </w:r>
      <w:r w:rsidRPr="00533E7E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39" w:author="Song,Yan/宋妍(FIN)" w:date="2026-09-10T15:52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</w:p>
    <w:p w14:paraId="1680CB7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60A8A3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533E7E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40" w:author="Song,Yan/宋妍(FIN)" w:date="2026-09-10T15:52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两类核心模式</w:t>
      </w:r>
    </w:p>
    <w:p w14:paraId="3D66499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821C9E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#### </w:t>
      </w:r>
      <w:r w:rsidRPr="00533E7E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41" w:author="Song,Yan/宋妍(FIN)" w:date="2026-09-10T15:52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模式</w:t>
      </w:r>
      <w:r w:rsidRPr="00533E7E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42" w:author="Song,Yan/宋妍(FIN)" w:date="2026-09-10T15:52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1</w:t>
      </w:r>
      <w:r w:rsidRPr="00533E7E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43" w:author="Song,Yan/宋妍(FIN)" w:date="2026-09-10T15:52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：版本差异比对</w:t>
      </w:r>
    </w:p>
    <w:p w14:paraId="634B3E3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```text</w:t>
      </w:r>
    </w:p>
    <w:p w14:paraId="589DBC2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2026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年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8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月研发费用表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vs 2026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年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9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月研发费用表</w:t>
      </w:r>
    </w:p>
    <w:p w14:paraId="3647587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</w:t>
      </w:r>
    </w:p>
    <w:p w14:paraId="6A1AA21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AC8BDF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重点看：</w:t>
      </w:r>
    </w:p>
    <w:p w14:paraId="222CB1B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新增项目；</w:t>
      </w:r>
    </w:p>
    <w:p w14:paraId="27AB163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删除项目；</w:t>
      </w:r>
    </w:p>
    <w:p w14:paraId="6980408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费用金额变化；</w:t>
      </w:r>
    </w:p>
    <w:p w14:paraId="7838613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负责人变化；</w:t>
      </w:r>
    </w:p>
    <w:p w14:paraId="25F77E7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项目状态变化。</w:t>
      </w:r>
    </w:p>
    <w:p w14:paraId="22BA4C5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010055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#### </w:t>
      </w:r>
      <w:r w:rsidRPr="00533E7E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44" w:author="Song,Yan/宋妍(FIN)" w:date="2026-09-10T15:52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模式</w:t>
      </w:r>
      <w:r w:rsidRPr="00533E7E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45" w:author="Song,Yan/宋妍(FIN)" w:date="2026-09-10T15:52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2</w:t>
      </w:r>
      <w:r w:rsidRPr="00533E7E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46" w:author="Song,Yan/宋妍(FIN)" w:date="2026-09-10T15:52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：跨来源对账</w:t>
      </w:r>
    </w:p>
    <w:p w14:paraId="61A9C2F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```text</w:t>
      </w:r>
    </w:p>
    <w:p w14:paraId="48A9F1F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ERP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费用明细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vs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部门填报研发费用台账</w:t>
      </w:r>
    </w:p>
    <w:p w14:paraId="3AB5A32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>```</w:t>
      </w:r>
    </w:p>
    <w:p w14:paraId="6541992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09DB35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重点看：</w:t>
      </w:r>
    </w:p>
    <w:p w14:paraId="5CF66E6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ERP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有、台账无；</w:t>
      </w:r>
    </w:p>
    <w:p w14:paraId="74F5E55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台账有、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ERP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无；</w:t>
      </w:r>
    </w:p>
    <w:p w14:paraId="186C33D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两边金额不一致；</w:t>
      </w:r>
    </w:p>
    <w:p w14:paraId="0A0D950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项目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成本中心归属不一致。</w:t>
      </w:r>
    </w:p>
    <w:p w14:paraId="461BD45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4ACCA9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VBA Skill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</w:t>
      </w:r>
    </w:p>
    <w:p w14:paraId="63E3FDC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`DataCompareSkill`</w:t>
      </w:r>
    </w:p>
    <w:p w14:paraId="3C8BCB1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9FAADE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输入：</w:t>
      </w:r>
    </w:p>
    <w:p w14:paraId="00EE8FD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A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、文件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B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5B11474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匹配主键；</w:t>
      </w:r>
    </w:p>
    <w:p w14:paraId="40E7772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比对字段；</w:t>
      </w:r>
    </w:p>
    <w:p w14:paraId="0AD2359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差异阈值；</w:t>
      </w:r>
    </w:p>
    <w:p w14:paraId="3D5E73F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输出格式。</w:t>
      </w:r>
    </w:p>
    <w:p w14:paraId="6B94891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C5C7C4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输出：</w:t>
      </w:r>
    </w:p>
    <w:p w14:paraId="4318240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差异明细；</w:t>
      </w:r>
    </w:p>
    <w:p w14:paraId="102B0CE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新增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删除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修改清单；</w:t>
      </w:r>
    </w:p>
    <w:p w14:paraId="5E9A535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金额差异汇总；</w:t>
      </w:r>
    </w:p>
    <w:p w14:paraId="617BA8D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高亮后的对比文件。</w:t>
      </w:r>
    </w:p>
    <w:p w14:paraId="6008119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097F2D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504C479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96481F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8.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数据分析、经营分析与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问数</w:t>
      </w:r>
    </w:p>
    <w:p w14:paraId="3FDACD7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808A41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对这一层的定位是：</w:t>
      </w:r>
    </w:p>
    <w:p w14:paraId="0E8D0FF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4A9E38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&gt;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从流程自动化，升级为数据质量管理与经营分析助手。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</w:t>
      </w:r>
    </w:p>
    <w:p w14:paraId="148B5EE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&gt;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问问题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的方式获得数据结论。</w:t>
      </w:r>
    </w:p>
    <w:p w14:paraId="41C3C29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E0D076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示例问题包括：</w:t>
      </w:r>
    </w:p>
    <w:p w14:paraId="24E2C20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本月预提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费用环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比变化情况如何？</w:t>
      </w:r>
    </w:p>
    <w:p w14:paraId="2A397F4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研发费用增幅最高的项目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TOP5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是哪些？</w:t>
      </w:r>
    </w:p>
    <w:p w14:paraId="7AD565C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本月某主体利润较上月变动较大的可能原因是什么？</w:t>
      </w:r>
    </w:p>
    <w:p w14:paraId="67AE044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9E68C7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核心功能</w:t>
      </w:r>
    </w:p>
    <w:p w14:paraId="3CA8141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71876A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#### A.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固定分析报表</w:t>
      </w:r>
    </w:p>
    <w:p w14:paraId="208D920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月度、季度、年度汇总；</w:t>
      </w:r>
    </w:p>
    <w:p w14:paraId="722805C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同比、环比；</w:t>
      </w:r>
    </w:p>
    <w:p w14:paraId="0473CC4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预算达成率；</w:t>
      </w:r>
    </w:p>
    <w:p w14:paraId="6970F08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项目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公司排名；</w:t>
      </w:r>
    </w:p>
    <w:p w14:paraId="2CC9178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TOP N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分析；</w:t>
      </w:r>
    </w:p>
    <w:p w14:paraId="3997983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趋势图；</w:t>
      </w:r>
    </w:p>
    <w:p w14:paraId="07B836F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结构占比；</w:t>
      </w:r>
    </w:p>
    <w:p w14:paraId="4121CDF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贡献度分析；</w:t>
      </w:r>
    </w:p>
    <w:p w14:paraId="48E8537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异常指标清单。</w:t>
      </w:r>
    </w:p>
    <w:p w14:paraId="13D65C3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19D547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#### B.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异常预警</w:t>
      </w:r>
    </w:p>
    <w:p w14:paraId="2BBF58C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环比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同比超过阈值；</w:t>
      </w:r>
    </w:p>
    <w:p w14:paraId="66BE104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预算偏差超过阈值；</w:t>
      </w:r>
    </w:p>
    <w:p w14:paraId="2482636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数据突然为零；</w:t>
      </w:r>
    </w:p>
    <w:p w14:paraId="392C65C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大额新增；</w:t>
      </w:r>
    </w:p>
    <w:p w14:paraId="774A14D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连续多期异常；</w:t>
      </w:r>
    </w:p>
    <w:p w14:paraId="700EF5E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填报不及时；</w:t>
      </w:r>
    </w:p>
    <w:p w14:paraId="08FD02A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多次被退回的部门或人员。</w:t>
      </w:r>
    </w:p>
    <w:p w14:paraId="6D5A8E4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6108DE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#### C. 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辅助分析</w:t>
      </w:r>
    </w:p>
    <w:p w14:paraId="0420068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生成管理层摘要；</w:t>
      </w:r>
    </w:p>
    <w:p w14:paraId="5BA6F9F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对异常变化生成初步原因假设；</w:t>
      </w:r>
    </w:p>
    <w:p w14:paraId="2FD0C79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生成待确认问题清单；</w:t>
      </w:r>
    </w:p>
    <w:p w14:paraId="778672B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将数字结论转化为自然语言；</w:t>
      </w:r>
    </w:p>
    <w:p w14:paraId="7BEB44B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支持自然语言问数；</w:t>
      </w:r>
    </w:p>
    <w:p w14:paraId="0BB8454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生成邮件、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Word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汇报初稿。</w:t>
      </w:r>
    </w:p>
    <w:p w14:paraId="37456C3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D5523C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建议独立入口</w:t>
      </w:r>
    </w:p>
    <w:p w14:paraId="464AE3D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492CB4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47" w:author="Song,Yan/宋妍(FIN)" w:date="2026-09-10T15:53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  <w:r w:rsidRPr="00492CB4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48" w:author="Song,Yan/宋妍(FIN)" w:date="2026-09-10T15:53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模块</w:t>
      </w:r>
      <w:r w:rsidRPr="00492CB4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49" w:author="Song,Yan/宋妍(FIN)" w:date="2026-09-10T15:53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8</w:t>
      </w:r>
      <w:r w:rsidRPr="00492CB4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50" w:author="Song,Yan/宋妍(FIN)" w:date="2026-09-10T15:53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：数据分析与</w:t>
      </w:r>
      <w:r w:rsidRPr="00492CB4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51" w:author="Song,Yan/宋妍(FIN)" w:date="2026-09-10T15:53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AI </w:t>
      </w:r>
      <w:r w:rsidRPr="00492CB4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52" w:author="Song,Yan/宋妍(FIN)" w:date="2026-09-10T15:53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助手</w:t>
      </w:r>
      <w:r w:rsidRPr="00492CB4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53" w:author="Song,Yan/宋妍(FIN)" w:date="2026-09-10T15:53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**</w:t>
      </w:r>
    </w:p>
    <w:p w14:paraId="421442E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E57FC9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注意边界</w:t>
      </w:r>
    </w:p>
    <w:p w14:paraId="3082618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可以做：</w:t>
      </w:r>
    </w:p>
    <w:p w14:paraId="14E38F9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自动概括；</w:t>
      </w:r>
    </w:p>
    <w:p w14:paraId="79088C1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生成异常说明；</w:t>
      </w:r>
    </w:p>
    <w:p w14:paraId="57F422D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提示可能原因；</w:t>
      </w:r>
    </w:p>
    <w:p w14:paraId="4BE9073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将数据转成报告语言；</w:t>
      </w:r>
    </w:p>
    <w:p w14:paraId="45C7A26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辅助生成分析维度。</w:t>
      </w:r>
    </w:p>
    <w:p w14:paraId="16AE0AD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DE256C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不应直接替代：</w:t>
      </w:r>
    </w:p>
    <w:p w14:paraId="5F291D5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金额计算；</w:t>
      </w:r>
    </w:p>
    <w:p w14:paraId="475759C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规则校验；</w:t>
      </w:r>
    </w:p>
    <w:p w14:paraId="7D1C634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财务结论审批；</w:t>
      </w:r>
    </w:p>
    <w:p w14:paraId="4519DD9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无依据的原因认定。</w:t>
      </w:r>
    </w:p>
    <w:p w14:paraId="0C57675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0243AE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建议采用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规则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计算引擎先出结果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→ 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基于结构化结果进行解释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**”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的模式。</w:t>
      </w:r>
    </w:p>
    <w:p w14:paraId="58F3FED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38458E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27540EE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ECCA47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二、哪些功能应合并，哪些应分开</w:t>
      </w:r>
    </w:p>
    <w:p w14:paraId="6BCE15F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C2D691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建议合并的能力</w:t>
      </w:r>
    </w:p>
    <w:p w14:paraId="55247DD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3FC00E2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54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55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56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合并后的模块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57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58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包含功能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59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60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原因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61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</w:t>
      </w:r>
    </w:p>
    <w:p w14:paraId="25BADA42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62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63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|---|---|---|</w:t>
      </w:r>
    </w:p>
    <w:p w14:paraId="0C53EF12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64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65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66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智能文件拆分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67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68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按条件拆分、批量生成、命名、打包、导出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69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70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均围绕同</w:t>
      </w:r>
      <w:proofErr w:type="gramStart"/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71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一份源数据</w:t>
      </w:r>
      <w:proofErr w:type="gramEnd"/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72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和拆分规则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73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</w:t>
      </w:r>
    </w:p>
    <w:p w14:paraId="0B0737E5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74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75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76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报表分发与催办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77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78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文件拆分、邮箱匹配、邮件模板、发送、提醒、日志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79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80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分发必须依赖拆分结果和责任人映射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81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</w:t>
      </w:r>
    </w:p>
    <w:p w14:paraId="2EF80211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82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83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84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多文件汇总与归档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85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86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文件导入、字段映射、数据清洗、去重、汇总、存档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87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88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都属于回收数据后的处理流程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89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</w:t>
      </w:r>
    </w:p>
    <w:p w14:paraId="7B7410A7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90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91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lastRenderedPageBreak/>
        <w:t xml:space="preserve">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92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数据质量管理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93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94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格式校验、业务勾</w:t>
      </w:r>
      <w:proofErr w:type="gramStart"/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95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稽</w:t>
      </w:r>
      <w:proofErr w:type="gramEnd"/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96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、</w:t>
      </w:r>
      <w:proofErr w:type="gramStart"/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97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主数据</w:t>
      </w:r>
      <w:proofErr w:type="gramEnd"/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98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校验、异常提示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99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00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都是判断数据是否可用的规则能力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01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</w:t>
      </w:r>
    </w:p>
    <w:p w14:paraId="2EAFC5A3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02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03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04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数据比对与对账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05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06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版本对比、系统对账、变更追踪、差异报告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07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08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底层均是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09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“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10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主键匹配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11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+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12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字段差异识别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13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” |</w:t>
      </w:r>
    </w:p>
    <w:p w14:paraId="283DD88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14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15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数据分析与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16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AI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17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报告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18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19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指标计算、图表、异常预警、自然语言解读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20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21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分析结果可以直接驱动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22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AI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yellow"/>
          <w14:ligatures w14:val="none"/>
          <w:rPrChange w:id="123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报告生成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yellow"/>
          <w14:ligatures w14:val="none"/>
          <w:rPrChange w:id="124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|</w:t>
      </w:r>
    </w:p>
    <w:p w14:paraId="67A7A1F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4FE013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3F81451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D44605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建议前台分开的入口</w:t>
      </w:r>
    </w:p>
    <w:p w14:paraId="2330D36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32B028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虽然底层可以复用，但网站前台最好区分，以降低使用门槛：</w:t>
      </w:r>
    </w:p>
    <w:p w14:paraId="440D461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C46D804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25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26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1. **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27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仅拆分文件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28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**  </w:t>
      </w:r>
    </w:p>
    <w:p w14:paraId="54D9EE5D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29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30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 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31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用户只想按部门、人员或项目导出文件。</w:t>
      </w:r>
    </w:p>
    <w:p w14:paraId="479A489E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32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</w:p>
    <w:p w14:paraId="04E09F48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33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34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2. **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35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拆分并邮件分发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36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**  </w:t>
      </w:r>
    </w:p>
    <w:p w14:paraId="384B4461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37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38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 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39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用户需要发给多人，并追踪发送状态。</w:t>
      </w:r>
    </w:p>
    <w:p w14:paraId="3A8B120F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40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</w:p>
    <w:p w14:paraId="0440949B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41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42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3. **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43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多文件汇总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44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**  </w:t>
      </w:r>
    </w:p>
    <w:p w14:paraId="3C91B8E7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45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46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 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47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用户已经收到了多个文件，需要汇总。</w:t>
      </w:r>
    </w:p>
    <w:p w14:paraId="3D6F5168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48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</w:p>
    <w:p w14:paraId="7292D44D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49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50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4. **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51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数据校对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52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**  </w:t>
      </w:r>
    </w:p>
    <w:p w14:paraId="05E77FCB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53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54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 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55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用户只想检查当前数据质量。</w:t>
      </w:r>
    </w:p>
    <w:p w14:paraId="1D1E3EED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56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</w:p>
    <w:p w14:paraId="2C60DC12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57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58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5. **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59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数据比对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60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**  </w:t>
      </w:r>
    </w:p>
    <w:p w14:paraId="1AE76D7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61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 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62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用户有两份数据，需要寻找差异。</w:t>
      </w:r>
    </w:p>
    <w:p w14:paraId="3B5E45C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AA84A00" w14:textId="77777777" w:rsidR="003A2C6D" w:rsidRPr="008E4B8A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63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64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>6. **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65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数据分析</w:t>
      </w: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66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**  </w:t>
      </w:r>
    </w:p>
    <w:p w14:paraId="152B9FE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8E4B8A">
        <w:rPr>
          <w:rFonts w:ascii="Arial" w:eastAsia="宋体" w:hAnsi="Arial" w:cs="Arial"/>
          <w:color w:val="000000"/>
          <w:kern w:val="0"/>
          <w:sz w:val="27"/>
          <w:szCs w:val="27"/>
          <w:highlight w:val="cyan"/>
          <w14:ligatures w14:val="none"/>
          <w:rPrChange w:id="167" w:author="Song,Yan/宋妍(FIN)" w:date="2026-09-10T15:54:00Z">
            <w:rPr>
              <w:rFonts w:ascii="Arial" w:eastAsia="宋体" w:hAnsi="Arial" w:cs="Arial"/>
              <w:color w:val="000000"/>
              <w:kern w:val="0"/>
              <w:sz w:val="27"/>
              <w:szCs w:val="27"/>
              <w14:ligatures w14:val="none"/>
            </w:rPr>
          </w:rPrChange>
        </w:rPr>
        <w:t xml:space="preserve">   </w:t>
      </w:r>
      <w:r w:rsidRPr="008E4B8A">
        <w:rPr>
          <w:rFonts w:ascii="Arial" w:eastAsia="宋体" w:hAnsi="Arial" w:cs="Arial" w:hint="eastAsia"/>
          <w:color w:val="000000"/>
          <w:kern w:val="0"/>
          <w:sz w:val="27"/>
          <w:szCs w:val="27"/>
          <w:highlight w:val="cyan"/>
          <w14:ligatures w14:val="none"/>
          <w:rPrChange w:id="168" w:author="Song,Yan/宋妍(FIN)" w:date="2026-09-10T15:54:00Z">
            <w:rPr>
              <w:rFonts w:ascii="Arial" w:eastAsia="宋体" w:hAnsi="Arial" w:cs="Arial" w:hint="eastAsia"/>
              <w:color w:val="000000"/>
              <w:kern w:val="0"/>
              <w:sz w:val="27"/>
              <w:szCs w:val="27"/>
              <w14:ligatures w14:val="none"/>
            </w:rPr>
          </w:rPrChange>
        </w:rPr>
        <w:t>用户已有标准化数据，需要看报表、趋势和异常。</w:t>
      </w:r>
    </w:p>
    <w:p w14:paraId="45A1C90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AA97A7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02CC032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7A25D9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三、建议的网站模块架构</w:t>
      </w:r>
    </w:p>
    <w:p w14:paraId="5AED42F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B2E2DA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```text</w:t>
      </w:r>
    </w:p>
    <w:p w14:paraId="1599730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首页：企业数据协同工作台</w:t>
      </w:r>
    </w:p>
    <w:p w14:paraId="3ADE787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│</w:t>
      </w:r>
    </w:p>
    <w:p w14:paraId="03C0F59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├─ 1.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模板与任务中心</w:t>
      </w:r>
    </w:p>
    <w:p w14:paraId="1C9A020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报表模板管理</w:t>
      </w:r>
    </w:p>
    <w:p w14:paraId="5B4BFF5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周期任务配置</w:t>
      </w:r>
    </w:p>
    <w:p w14:paraId="0D90573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责任人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组织映射</w:t>
      </w:r>
    </w:p>
    <w:p w14:paraId="756DECC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邮件模板管理</w:t>
      </w:r>
    </w:p>
    <w:p w14:paraId="1521A9C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└─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校验规则管理</w:t>
      </w:r>
    </w:p>
    <w:p w14:paraId="477AC0C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│</w:t>
      </w:r>
    </w:p>
    <w:p w14:paraId="4B43A1A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├─ 2.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智能文件拆分</w:t>
      </w:r>
    </w:p>
    <w:p w14:paraId="7C9DAFC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按部门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人员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项目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公司拆分</w:t>
      </w:r>
    </w:p>
    <w:p w14:paraId="486D47E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批量文件生成</w:t>
      </w:r>
    </w:p>
    <w:p w14:paraId="236C1DE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└─ ZIP/PDF/Excel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导出</w:t>
      </w:r>
    </w:p>
    <w:p w14:paraId="05C39DC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│</w:t>
      </w:r>
    </w:p>
    <w:p w14:paraId="3C88AEF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├─ 3.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报表分发与催办</w:t>
      </w:r>
    </w:p>
    <w:p w14:paraId="62ADF5A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自动邮件分发</w:t>
      </w:r>
    </w:p>
    <w:p w14:paraId="46B4F38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定时发送</w:t>
      </w:r>
    </w:p>
    <w:p w14:paraId="26EFA4A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未交催办</w:t>
      </w:r>
    </w:p>
    <w:p w14:paraId="528BE13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│   └─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发送日志</w:t>
      </w:r>
    </w:p>
    <w:p w14:paraId="5B4B2F2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│</w:t>
      </w:r>
    </w:p>
    <w:p w14:paraId="6E5CCBE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├─ 4.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数据收集与进度追踪</w:t>
      </w:r>
    </w:p>
    <w:p w14:paraId="7907237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填报任务清单</w:t>
      </w:r>
    </w:p>
    <w:p w14:paraId="21E9C38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提交状态</w:t>
      </w:r>
    </w:p>
    <w:p w14:paraId="1FFF371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逾期提醒</w:t>
      </w:r>
    </w:p>
    <w:p w14:paraId="1CF20CE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└─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管理看板</w:t>
      </w:r>
    </w:p>
    <w:p w14:paraId="0CE6E58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│</w:t>
      </w:r>
    </w:p>
    <w:p w14:paraId="1100F29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├─ 5.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多文件汇总与归档</w:t>
      </w:r>
    </w:p>
    <w:p w14:paraId="6C6776A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合并</w:t>
      </w:r>
    </w:p>
    <w:p w14:paraId="5840B34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字段映射</w:t>
      </w:r>
    </w:p>
    <w:p w14:paraId="452B4C8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去重清洗</w:t>
      </w:r>
    </w:p>
    <w:p w14:paraId="2924337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└─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历史归档</w:t>
      </w:r>
    </w:p>
    <w:p w14:paraId="6CD7DE5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│</w:t>
      </w:r>
    </w:p>
    <w:p w14:paraId="307A3FB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├─ 6.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数据质量校验</w:t>
      </w:r>
    </w:p>
    <w:p w14:paraId="5CEC516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格式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必填校验</w:t>
      </w:r>
    </w:p>
    <w:p w14:paraId="70FD015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勾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稽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关系校验</w:t>
      </w:r>
    </w:p>
    <w:p w14:paraId="352A382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主数据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校验</w:t>
      </w:r>
    </w:p>
    <w:p w14:paraId="2FB93B9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└─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异常清单</w:t>
      </w:r>
    </w:p>
    <w:p w14:paraId="7030AAC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│</w:t>
      </w:r>
    </w:p>
    <w:p w14:paraId="1614B61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├─ 7.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数据比对与对账</w:t>
      </w:r>
    </w:p>
    <w:p w14:paraId="339963F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版本对比</w:t>
      </w:r>
    </w:p>
    <w:p w14:paraId="1E9C167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跨系统对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账</w:t>
      </w:r>
      <w:proofErr w:type="gramEnd"/>
    </w:p>
    <w:p w14:paraId="65171EC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差异高亮</w:t>
      </w:r>
    </w:p>
    <w:p w14:paraId="4305D8E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│   └─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差异报告</w:t>
      </w:r>
    </w:p>
    <w:p w14:paraId="525EA00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│</w:t>
      </w:r>
    </w:p>
    <w:p w14:paraId="132E40C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├─ 8.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数据分析与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助手</w:t>
      </w:r>
    </w:p>
    <w:p w14:paraId="7076EA8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指标看板</w:t>
      </w:r>
    </w:p>
    <w:p w14:paraId="1D1022A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趋势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环比</w:t>
      </w:r>
    </w:p>
    <w:p w14:paraId="0F0DF97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异常预警</w:t>
      </w:r>
    </w:p>
    <w:p w14:paraId="26284F2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智能问数</w:t>
      </w:r>
    </w:p>
    <w:p w14:paraId="73716DD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│   └─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自动分析报告</w:t>
      </w:r>
    </w:p>
    <w:p w14:paraId="6190002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│</w:t>
      </w:r>
    </w:p>
    <w:p w14:paraId="6C62248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└─ 9.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任务记录与系统管理</w:t>
      </w:r>
    </w:p>
    <w:p w14:paraId="0C20BC9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任务执行日志</w:t>
      </w:r>
    </w:p>
    <w:p w14:paraId="5EEED90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文件下载中心</w:t>
      </w:r>
    </w:p>
    <w:p w14:paraId="0C08869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权限管理</w:t>
      </w:r>
    </w:p>
    <w:p w14:paraId="3E1EEB7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 ├─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数据归档</w:t>
      </w:r>
    </w:p>
    <w:p w14:paraId="433B69E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 └─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操作审计</w:t>
      </w:r>
    </w:p>
    <w:p w14:paraId="595A959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</w:t>
      </w:r>
    </w:p>
    <w:p w14:paraId="03289C9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80B25B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6EB1C7E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54FAAA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四、建议补充到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方案中的可实现功能</w:t>
      </w:r>
    </w:p>
    <w:p w14:paraId="4C52EE0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482A48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以下是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尚未展开、但对实际落地很有价值的增强能力。</w:t>
      </w:r>
    </w:p>
    <w:p w14:paraId="42EF10B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861C48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1.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报表任务日历</w:t>
      </w:r>
    </w:p>
    <w:p w14:paraId="09BD4CC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E37510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以日历形式展示：</w:t>
      </w:r>
    </w:p>
    <w:p w14:paraId="6B2D22A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本月应发任务；</w:t>
      </w:r>
    </w:p>
    <w:p w14:paraId="3D96828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即将截止任务；</w:t>
      </w:r>
    </w:p>
    <w:p w14:paraId="521B7C6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已逾期任务；</w:t>
      </w:r>
    </w:p>
    <w:p w14:paraId="037FFD5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已完成任务；</w:t>
      </w:r>
    </w:p>
    <w:p w14:paraId="6027CE5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不同部门提交进度。</w:t>
      </w:r>
    </w:p>
    <w:p w14:paraId="722405F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B04F80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适用于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财务月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结、季度研发统计、年度汇算清缴等有固定周期的业务。</w:t>
      </w:r>
    </w:p>
    <w:p w14:paraId="38ACA3D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215A9C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241FD04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385ED1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2.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在线填报与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导入并存</w:t>
      </w:r>
    </w:p>
    <w:p w14:paraId="73E649A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4A4568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初期很多人仍会使用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，因此建议不是强制完全在线化，而是支持两种模式：</w:t>
      </w:r>
    </w:p>
    <w:p w14:paraId="0F9817D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8D75FA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模式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适用情况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597E887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|---|---|</w:t>
      </w:r>
    </w:p>
    <w:p w14:paraId="66468A3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离线填报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模板复杂、存在大量公式、用户习惯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|</w:t>
      </w:r>
    </w:p>
    <w:p w14:paraId="3B31F87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网站在线填报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字段较少、数据结构标准、需要即时校验与进度追踪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0714B5F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批量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导入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部门已有自己的业务系统或台账，需要上传汇总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4095469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9C2708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这样可以渐进式改造，而不是要求所有业务一次性切换。</w:t>
      </w:r>
    </w:p>
    <w:p w14:paraId="73643BD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759966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72EBD6D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C9DE5B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3.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退回整改闭环</w:t>
      </w:r>
    </w:p>
    <w:p w14:paraId="3083C31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9E099C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数据校验发现问题后，不只是输出一张异常表，而应支持：</w:t>
      </w:r>
    </w:p>
    <w:p w14:paraId="48795A1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282E20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自动标记错误；</w:t>
      </w:r>
    </w:p>
    <w:p w14:paraId="2226EC8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指定责任人；</w:t>
      </w:r>
    </w:p>
    <w:p w14:paraId="4A4DE9B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生成整改任务；</w:t>
      </w:r>
    </w:p>
    <w:p w14:paraId="2A0BDB1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退回原提交人；</w:t>
      </w:r>
    </w:p>
    <w:p w14:paraId="23DFB68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责任人修正后再次提交；</w:t>
      </w:r>
    </w:p>
    <w:p w14:paraId="586A17F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自动复核；</w:t>
      </w:r>
    </w:p>
    <w:p w14:paraId="7926E83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记录修改前后版本及整改过程。</w:t>
      </w:r>
    </w:p>
    <w:p w14:paraId="64A6DB9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042515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这会让平台从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文件处理工具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升级为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数据质量闭环工具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。</w:t>
      </w:r>
    </w:p>
    <w:p w14:paraId="3B38817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1CC08C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0B78890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A2D1B1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4.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口径与指标字典</w:t>
      </w:r>
    </w:p>
    <w:p w14:paraId="1F74705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106E9B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已提到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字段口径、校验规则、组织映射及历史数据对比逻辑沉淀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，建议明确建设：</w:t>
      </w:r>
    </w:p>
    <w:p w14:paraId="1141492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0A0C87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字段名称；</w:t>
      </w:r>
    </w:p>
    <w:p w14:paraId="03367E6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英文名称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系统字段；</w:t>
      </w:r>
    </w:p>
    <w:p w14:paraId="5C9B153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定义；</w:t>
      </w:r>
    </w:p>
    <w:p w14:paraId="4489F83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计算公式；</w:t>
      </w:r>
    </w:p>
    <w:p w14:paraId="7C040B8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数据来源；</w:t>
      </w:r>
    </w:p>
    <w:p w14:paraId="423C1B8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数据负责人；</w:t>
      </w:r>
    </w:p>
    <w:p w14:paraId="16F9EFD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更新频率；</w:t>
      </w:r>
    </w:p>
    <w:p w14:paraId="0D72584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校验规则；</w:t>
      </w:r>
    </w:p>
    <w:p w14:paraId="76B27C5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使用报表；</w:t>
      </w:r>
    </w:p>
    <w:p w14:paraId="3858941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变更记录。</w:t>
      </w:r>
    </w:p>
    <w:p w14:paraId="3936B7B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3337EA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它是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未来做跨部门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数据分析、避免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同名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不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同义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同义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不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同名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的基础。</w:t>
      </w:r>
    </w:p>
    <w:p w14:paraId="698F11A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0A521F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4A14D99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CEC866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5.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权限与数据隔离</w:t>
      </w:r>
    </w:p>
    <w:p w14:paraId="38EC92E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6CD7DD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财务、工资、研发数据通常具有敏感性，企业部署时应具备：</w:t>
      </w:r>
    </w:p>
    <w:p w14:paraId="74608E1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738206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部门数据隔离；</w:t>
      </w:r>
    </w:p>
    <w:p w14:paraId="7F3F3E9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公司主体数据隔离；</w:t>
      </w:r>
    </w:p>
    <w:p w14:paraId="3850414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角色权限：</w:t>
      </w:r>
    </w:p>
    <w:p w14:paraId="79E428C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填报人；</w:t>
      </w:r>
    </w:p>
    <w:p w14:paraId="40FCABF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部门审核人；</w:t>
      </w:r>
    </w:p>
    <w:p w14:paraId="385ED92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财务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经营管理员；</w:t>
      </w:r>
    </w:p>
    <w:p w14:paraId="29BDC1F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系统管理员；</w:t>
      </w:r>
    </w:p>
    <w:p w14:paraId="6FC7639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管理层只读用户；</w:t>
      </w:r>
    </w:p>
    <w:p w14:paraId="4F458F6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下载权限；</w:t>
      </w:r>
    </w:p>
    <w:p w14:paraId="3A9AFE3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文件水印；</w:t>
      </w:r>
    </w:p>
    <w:p w14:paraId="67176CB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操作日志；</w:t>
      </w:r>
    </w:p>
    <w:p w14:paraId="08B3193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敏感字段脱敏；</w:t>
      </w:r>
    </w:p>
    <w:p w14:paraId="59DB90F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调用前的数据脱敏或最小化传输。</w:t>
      </w:r>
    </w:p>
    <w:p w14:paraId="5756790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B6ECF9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551E0AC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C91307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6.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任务失败告警和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可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追溯日志</w:t>
      </w:r>
    </w:p>
    <w:p w14:paraId="68FE195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71E975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每个自动化任务都应留痕：</w:t>
      </w:r>
    </w:p>
    <w:p w14:paraId="6BA0A6B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D27B63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```text</w:t>
      </w:r>
    </w:p>
    <w:p w14:paraId="4786DED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任务编号</w:t>
      </w:r>
    </w:p>
    <w:p w14:paraId="1C20673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操作人</w:t>
      </w:r>
    </w:p>
    <w:p w14:paraId="2224021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操作时间</w:t>
      </w:r>
    </w:p>
    <w:p w14:paraId="5A71222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输入文件</w:t>
      </w:r>
    </w:p>
    <w:p w14:paraId="4137AD9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使用模板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规则版本</w:t>
      </w:r>
    </w:p>
    <w:p w14:paraId="100B9D5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执行状态</w:t>
      </w:r>
    </w:p>
    <w:p w14:paraId="28A0463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输出文件</w:t>
      </w:r>
    </w:p>
    <w:p w14:paraId="27B2482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失败原因</w:t>
      </w:r>
    </w:p>
    <w:p w14:paraId="7D86E56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处理耗时</w:t>
      </w:r>
    </w:p>
    <w:p w14:paraId="3B1B3CB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邮件发送状态</w:t>
      </w:r>
    </w:p>
    <w:p w14:paraId="1EF611F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下载记录</w:t>
      </w:r>
    </w:p>
    <w:p w14:paraId="611C6C3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</w:t>
      </w:r>
    </w:p>
    <w:p w14:paraId="1A6FCC3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DF99B0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这对后续企业内网部署、审计和问题排查很重要。</w:t>
      </w:r>
    </w:p>
    <w:p w14:paraId="7BBDB8A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861DFB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1DCF816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CA4798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五、建议的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VBA → Skill →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网站实施顺序</w:t>
      </w:r>
    </w:p>
    <w:p w14:paraId="0CD613F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BC8DD3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>不要一次性覆盖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的全部闭环。建议先从最确定、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最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标准、最容易量化收益的部分开始。</w:t>
      </w:r>
    </w:p>
    <w:p w14:paraId="33DB9C2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B02C38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第一阶段：本地电脑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+ Excel/VBA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验证</w:t>
      </w:r>
    </w:p>
    <w:p w14:paraId="0414352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648504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第一优先级：文件拆分与汇总</w:t>
      </w:r>
    </w:p>
    <w:p w14:paraId="6F3D246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1.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按部门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公司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项目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人员拆分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17A9CD5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2.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按规则批量命名和导出；</w:t>
      </w:r>
    </w:p>
    <w:p w14:paraId="6836973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3.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多文件自动汇总；</w:t>
      </w:r>
    </w:p>
    <w:p w14:paraId="1154A77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4.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统一字段、格式清洗和去重；</w:t>
      </w:r>
    </w:p>
    <w:p w14:paraId="77A99C2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5.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生成处理日志。</w:t>
      </w:r>
    </w:p>
    <w:p w14:paraId="40D8842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D52629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Skills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：</w:t>
      </w:r>
    </w:p>
    <w:p w14:paraId="6C9C60C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 `ExcelSplitSkill`</w:t>
      </w:r>
    </w:p>
    <w:p w14:paraId="463A18D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 `ExcelMergeSkill`</w:t>
      </w:r>
    </w:p>
    <w:p w14:paraId="3DD8133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5665C1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62E84EF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529A3A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第二优先级：数据校对与对比</w:t>
      </w:r>
    </w:p>
    <w:p w14:paraId="2977522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1.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必填、格式、范围、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下拉值校验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61973C8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2.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勾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稽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校验；</w:t>
      </w:r>
    </w:p>
    <w:p w14:paraId="01FA77F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3.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两个版本文件的新增、删除、修改识别；</w:t>
      </w:r>
    </w:p>
    <w:p w14:paraId="00D80B0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4.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系统数据与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业务台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账对账；</w:t>
      </w:r>
    </w:p>
    <w:p w14:paraId="7B2CDBE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5.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自动输出差异明细与高亮文件。</w:t>
      </w:r>
    </w:p>
    <w:p w14:paraId="02FCDFC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A221BE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Skills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：</w:t>
      </w:r>
    </w:p>
    <w:p w14:paraId="4996413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 `DataValidationSkill`</w:t>
      </w:r>
    </w:p>
    <w:p w14:paraId="2451D8D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>- `DataCompareSkill`</w:t>
      </w:r>
    </w:p>
    <w:p w14:paraId="72F795F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F417FA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2ECBBA0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8ACA8D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第三优先级：邮件分发</w:t>
      </w:r>
    </w:p>
    <w:p w14:paraId="72D6E59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1.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按拆分结果生成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Outlook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邮件；</w:t>
      </w:r>
    </w:p>
    <w:p w14:paraId="39330B1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2.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自动带入收件人、抄送人、主题和正文；</w:t>
      </w:r>
    </w:p>
    <w:p w14:paraId="763CD8B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3.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附件自动匹配；</w:t>
      </w:r>
    </w:p>
    <w:p w14:paraId="1752547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4.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输出发送日志；</w:t>
      </w:r>
    </w:p>
    <w:p w14:paraId="4C7E785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5.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增加催办邮件。</w:t>
      </w:r>
    </w:p>
    <w:p w14:paraId="2ADBCD7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D67287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Skill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：</w:t>
      </w:r>
    </w:p>
    <w:p w14:paraId="098891A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 `MailDispatchSkill`</w:t>
      </w:r>
    </w:p>
    <w:p w14:paraId="5748C2D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D6829D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4019241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F8A9F8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第四优先级：固定分析报告</w:t>
      </w:r>
    </w:p>
    <w:p w14:paraId="2416228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1.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同比、环比、预算差异；</w:t>
      </w:r>
    </w:p>
    <w:p w14:paraId="003883B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2. TOP N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、趋势、占比；</w:t>
      </w:r>
    </w:p>
    <w:p w14:paraId="1322E7E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3.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异常波动识别；</w:t>
      </w:r>
    </w:p>
    <w:p w14:paraId="3D27D85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4.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自动生成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图表；</w:t>
      </w:r>
    </w:p>
    <w:p w14:paraId="3CA2A19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5.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自动生成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Word/PPT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分析初稿。</w:t>
      </w:r>
    </w:p>
    <w:p w14:paraId="461E7ED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AF5D00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Skill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：</w:t>
      </w:r>
    </w:p>
    <w:p w14:paraId="633AA46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 `AnalysisReportSkill`</w:t>
      </w:r>
    </w:p>
    <w:p w14:paraId="5BC14FD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221D2B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069C780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BB4EF4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第五优先级：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增强</w:t>
      </w:r>
    </w:p>
    <w:p w14:paraId="274BFE4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应在数据已完成结构化、汇总、校验后再接入，优先做：</w:t>
      </w:r>
    </w:p>
    <w:p w14:paraId="296716A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2DCE03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自动生成异常说明初稿；</w:t>
      </w:r>
    </w:p>
    <w:p w14:paraId="1E930FE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生成待确认问题清单；</w:t>
      </w:r>
    </w:p>
    <w:p w14:paraId="0AD6BE8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根据汇总结果生成管理层摘要；</w:t>
      </w:r>
    </w:p>
    <w:p w14:paraId="6B5738A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自然语言生成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公式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/VBA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代码草稿；</w:t>
      </w:r>
    </w:p>
    <w:p w14:paraId="0C26083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辅助将业务规则转换为校验规则；</w:t>
      </w:r>
    </w:p>
    <w:p w14:paraId="2A15BE7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辅助生成邮件、通知、催办文案。</w:t>
      </w:r>
    </w:p>
    <w:p w14:paraId="1F395DB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6CDC21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对应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Skill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：</w:t>
      </w:r>
    </w:p>
    <w:p w14:paraId="4E9C19E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 `AIInsightSkill`</w:t>
      </w:r>
    </w:p>
    <w:p w14:paraId="559A0D6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 `RuleGenerationSkill`</w:t>
      </w:r>
    </w:p>
    <w:p w14:paraId="12001C0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93F1D1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754AF2A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74D17C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六、每个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Skill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建议采用的统一结构</w:t>
      </w:r>
    </w:p>
    <w:p w14:paraId="43966FB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D49407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无论你用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VBA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还是未来网站服务，都建议统一定义输入、规则、输出和日志。</w:t>
      </w:r>
    </w:p>
    <w:p w14:paraId="7E3BAFE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2D94A6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```text</w:t>
      </w:r>
    </w:p>
    <w:p w14:paraId="75081E8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Skill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名称：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ExcelSplitSkill</w:t>
      </w:r>
    </w:p>
    <w:p w14:paraId="5387AAA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6A9EC4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输入：</w:t>
      </w:r>
    </w:p>
    <w:p w14:paraId="0FDA616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源文件</w:t>
      </w:r>
    </w:p>
    <w:p w14:paraId="47D828D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工作表名称</w:t>
      </w:r>
    </w:p>
    <w:p w14:paraId="4AA40B0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拆分字段</w:t>
      </w:r>
    </w:p>
    <w:p w14:paraId="1247477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输出路径</w:t>
      </w:r>
    </w:p>
    <w:p w14:paraId="538C42E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文件命名规则</w:t>
      </w:r>
    </w:p>
    <w:p w14:paraId="46EF0F4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是否保留格式、公式、图片</w:t>
      </w:r>
    </w:p>
    <w:p w14:paraId="5C2ADB1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32393D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规则：</w:t>
      </w:r>
    </w:p>
    <w:p w14:paraId="36EC59F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空拆分值如何处理</w:t>
      </w:r>
    </w:p>
    <w:p w14:paraId="2443C95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是否生成空文件</w:t>
      </w:r>
    </w:p>
    <w:p w14:paraId="5791124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是否过滤隐藏行</w:t>
      </w:r>
    </w:p>
    <w:p w14:paraId="73774D0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拆分值是否需要清洗</w:t>
      </w:r>
    </w:p>
    <w:p w14:paraId="42D26BC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D7D2BD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输出：</w:t>
      </w:r>
    </w:p>
    <w:p w14:paraId="66070D8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拆分后的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Excel/PDF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</w:t>
      </w:r>
    </w:p>
    <w:p w14:paraId="379EBFA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ZIP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压缩包</w:t>
      </w:r>
    </w:p>
    <w:p w14:paraId="602B015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拆分日志</w:t>
      </w:r>
    </w:p>
    <w:p w14:paraId="6CDF761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异常对象清单</w:t>
      </w:r>
    </w:p>
    <w:p w14:paraId="53C24A7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FB07A3F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异常：</w:t>
      </w:r>
    </w:p>
    <w:p w14:paraId="104E9EC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找不到拆分字段</w:t>
      </w:r>
    </w:p>
    <w:p w14:paraId="332CF9C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文件被占用</w:t>
      </w:r>
    </w:p>
    <w:p w14:paraId="5F7617F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输出路径无权限</w:t>
      </w:r>
    </w:p>
    <w:p w14:paraId="508210B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数据为空</w:t>
      </w:r>
    </w:p>
    <w:p w14:paraId="28C7CF8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文件命名含非法字符</w:t>
      </w:r>
    </w:p>
    <w:p w14:paraId="1470B3A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```</w:t>
      </w:r>
    </w:p>
    <w:p w14:paraId="42A9BA9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467AB9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其他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Skill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同样使用该结构。这样未来从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VBA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迁移到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Python/.NET/Java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服务时，业务定义不会丢失，只是替换执行引擎。</w:t>
      </w:r>
    </w:p>
    <w:p w14:paraId="182E81F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4B3BDC5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5280844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75FFBC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七、企业内部部署时的技术建议</w:t>
      </w:r>
    </w:p>
    <w:p w14:paraId="284BB70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BBA1D7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你的路线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个人电脑跑通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→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申请企业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API Key →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内部服务器部署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是合理的，不过建议区分两个层面：</w:t>
      </w:r>
    </w:p>
    <w:p w14:paraId="2E08B9A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FC7966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个人电脑阶段</w:t>
      </w:r>
    </w:p>
    <w:p w14:paraId="46E10F7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 Excel + VBA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431ADDE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Outlook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自动化；</w:t>
      </w:r>
    </w:p>
    <w:p w14:paraId="78BF13E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本地文件夹；</w:t>
      </w:r>
    </w:p>
    <w:p w14:paraId="556B2E8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配置表驱动；</w:t>
      </w:r>
    </w:p>
    <w:p w14:paraId="0BE3DD8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用于写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VBA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、测试、生成规则和报告初稿；</w:t>
      </w:r>
    </w:p>
    <w:p w14:paraId="3FB5AB7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使用脱敏测试数据。</w:t>
      </w:r>
    </w:p>
    <w:p w14:paraId="37804CB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00B3FA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企业部署阶段</w:t>
      </w:r>
    </w:p>
    <w:p w14:paraId="5A95AE3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不要直接把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VBA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作为网站后台核心执行器。建议将经过验证的规则迁移为服务端能力：</w:t>
      </w:r>
    </w:p>
    <w:p w14:paraId="3B49C8A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8A28F0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能力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本地试点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企业部署建议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2F54A38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|---|---|---|</w:t>
      </w:r>
    </w:p>
    <w:p w14:paraId="5D134D0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汇总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VBA | Python `pandas` / `openpyxl`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或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.NET |</w:t>
      </w:r>
    </w:p>
    <w:p w14:paraId="487F32E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邮件发送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Outlook VBA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企业邮箱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API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Exchange/SMTP |</w:t>
      </w:r>
    </w:p>
    <w:p w14:paraId="52D1941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文件存储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本地文件夹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企业文件服务器、对象存储、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NAS |</w:t>
      </w:r>
    </w:p>
    <w:p w14:paraId="4D2A7EE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配置管理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配置表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数据库配置表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72537A9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任务执行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手工点击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定时任务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队列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工作流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0793242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分析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个人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API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或本地辅助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企业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API Key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、权限和脱敏控制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32DE239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权限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文件夹权限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企业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SSO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、角色权限、数据隔离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0F0724C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日志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Excel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日志表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数据库审计日志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|</w:t>
      </w:r>
    </w:p>
    <w:p w14:paraId="201ABB7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C97720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18FEDC5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4581FB2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#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八、建议第一版平台的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MVP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范围</w:t>
      </w:r>
    </w:p>
    <w:p w14:paraId="43C4AF9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6B90984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第一版建议只做以下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5 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个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页面，能最快跑通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中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最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核心的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分发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收集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校验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汇总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价值链：</w:t>
      </w:r>
    </w:p>
    <w:p w14:paraId="252EE1F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2A08D0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1. 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文件拆分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**</w:t>
      </w:r>
    </w:p>
    <w:p w14:paraId="344F823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上传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Excel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；</w:t>
      </w:r>
    </w:p>
    <w:p w14:paraId="694339B1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按字段拆分；</w:t>
      </w:r>
    </w:p>
    <w:p w14:paraId="5309209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批量导出。</w:t>
      </w:r>
    </w:p>
    <w:p w14:paraId="2034A3F7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1E83036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2. 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邮件分发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**</w:t>
      </w:r>
    </w:p>
    <w:p w14:paraId="2326B45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拆分文件匹配邮箱；</w:t>
      </w:r>
    </w:p>
    <w:p w14:paraId="1EE0C48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生成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/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发送邮件；</w:t>
      </w:r>
    </w:p>
    <w:p w14:paraId="2FE0F405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记录发送结果。</w:t>
      </w:r>
    </w:p>
    <w:p w14:paraId="63FE306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9935E9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3. 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文件汇总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**</w:t>
      </w:r>
    </w:p>
    <w:p w14:paraId="15A0C72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上传或选择多个部门回传文件；</w:t>
      </w:r>
    </w:p>
    <w:p w14:paraId="54043BF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自动合并；</w:t>
      </w:r>
    </w:p>
    <w:p w14:paraId="417E548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lastRenderedPageBreak/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输出异常清单和汇总表。</w:t>
      </w:r>
    </w:p>
    <w:p w14:paraId="267E2719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0AEB25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4. 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数据校验与对比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**</w:t>
      </w:r>
    </w:p>
    <w:p w14:paraId="58FB84CC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基础校验；</w:t>
      </w:r>
    </w:p>
    <w:p w14:paraId="442268D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勾</w:t>
      </w:r>
      <w:proofErr w:type="gramStart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稽</w:t>
      </w:r>
      <w:proofErr w:type="gramEnd"/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校验；</w:t>
      </w:r>
    </w:p>
    <w:p w14:paraId="771DCF8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两个版本差异对比。</w:t>
      </w:r>
    </w:p>
    <w:p w14:paraId="4DB082A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7913B7B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5. 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任务日志与结果下载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**</w:t>
      </w:r>
    </w:p>
    <w:p w14:paraId="69A385FE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查看任务状态；</w:t>
      </w:r>
    </w:p>
    <w:p w14:paraId="415856D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下载处理结果；</w:t>
      </w:r>
    </w:p>
    <w:p w14:paraId="7508295A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查询失败原因；</w:t>
      </w:r>
    </w:p>
    <w:p w14:paraId="55276B3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  -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保留操作记录。</w:t>
      </w:r>
    </w:p>
    <w:p w14:paraId="6447F643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37BF62C6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在此基础上，再逐步增加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“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进度催办、在线填报、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问数、管理看板、自动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PPT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报告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”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。</w:t>
      </w:r>
    </w:p>
    <w:p w14:paraId="443D1820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76D3676D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---</w:t>
      </w:r>
    </w:p>
    <w:p w14:paraId="2733BEB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0727CDD8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一句话定义这个平台，可以写成：</w:t>
      </w:r>
    </w:p>
    <w:p w14:paraId="1D1091C4" w14:textId="77777777" w:rsidR="003A2C6D" w:rsidRPr="003A2C6D" w:rsidRDefault="003A2C6D" w:rsidP="003A2C6D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2BE67071" w14:textId="1FB4CBD2" w:rsidR="00C30F30" w:rsidRDefault="003A2C6D" w:rsidP="003A2C6D">
      <w:pPr>
        <w:rPr>
          <w:ins w:id="169" w:author="Song,Yan/宋妍(FIN)" w:date="2026-09-10T17:26:00Z"/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&gt; **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面向财务、经营及职能部门周期性报表场景的数据协同自动化平台，通过模板、任务、规则和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 xml:space="preserve"> AI 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能力，实现报表分发、回收、校验、汇总、对比、分析的全流程闭环。</w:t>
      </w:r>
      <w:r w:rsidRPr="003A2C6D">
        <w:rPr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  <w:t>**</w:t>
      </w:r>
    </w:p>
    <w:p w14:paraId="1761C3CC" w14:textId="77777777" w:rsidR="00961676" w:rsidRDefault="00961676" w:rsidP="003A2C6D">
      <w:pPr>
        <w:rPr>
          <w:ins w:id="170" w:author="Song,Yan/宋妍(FIN)" w:date="2026-09-10T17:26:00Z"/>
          <w:rFonts w:ascii="Arial" w:eastAsia="宋体" w:hAnsi="Arial" w:cs="Arial"/>
          <w:color w:val="000000"/>
          <w:kern w:val="0"/>
          <w:sz w:val="27"/>
          <w:szCs w:val="27"/>
          <w14:ligatures w14:val="none"/>
        </w:rPr>
      </w:pPr>
    </w:p>
    <w:p w14:paraId="59F99D30" w14:textId="6BE37371" w:rsidR="00961676" w:rsidRDefault="00961676" w:rsidP="003A2C6D">
      <w:pPr>
        <w:rPr>
          <w:ins w:id="171" w:author="Song,Yan/宋妍(FIN)" w:date="2026-09-10T17:47:00Z"/>
        </w:rPr>
      </w:pPr>
      <w:ins w:id="172" w:author="Song,Yan/宋妍(FIN)" w:date="2026-09-10T17:26:00Z">
        <w:r>
          <w:rPr>
            <w:noProof/>
          </w:rPr>
          <w:lastRenderedPageBreak/>
          <w:drawing>
            <wp:inline distT="0" distB="0" distL="0" distR="0" wp14:anchorId="0FD0B5BB" wp14:editId="2DCE96D6">
              <wp:extent cx="5274310" cy="1237615"/>
              <wp:effectExtent l="0" t="0" r="2540" b="635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12376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161803" w14:textId="3F3F74A1" w:rsidR="00663DCD" w:rsidRDefault="00663DCD" w:rsidP="003A2C6D">
      <w:pPr>
        <w:rPr>
          <w:ins w:id="173" w:author="Song,Yan/宋妍(FIN)" w:date="2026-09-10T17:27:00Z"/>
        </w:rPr>
      </w:pPr>
      <w:ins w:id="174" w:author="Song,Yan/宋妍(FIN)" w:date="2026-09-10T17:47:00Z">
        <w:r>
          <w:rPr>
            <w:noProof/>
          </w:rPr>
          <w:drawing>
            <wp:inline distT="0" distB="0" distL="0" distR="0" wp14:anchorId="006A1DCF" wp14:editId="3FF35A48">
              <wp:extent cx="5274310" cy="2302510"/>
              <wp:effectExtent l="0" t="0" r="2540" b="2540"/>
              <wp:docPr id="6" name="图片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2302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9FBF9AE" w14:textId="56F4555D" w:rsidR="0061643F" w:rsidRDefault="0061643F" w:rsidP="003A2C6D">
      <w:pPr>
        <w:rPr>
          <w:ins w:id="175" w:author="Song,Yan/宋妍(FIN)" w:date="2026-09-10T17:46:00Z"/>
        </w:rPr>
      </w:pPr>
      <w:ins w:id="176" w:author="Song,Yan/宋妍(FIN)" w:date="2026-09-10T17:27:00Z">
        <w:r>
          <w:rPr>
            <w:noProof/>
          </w:rPr>
          <w:drawing>
            <wp:inline distT="0" distB="0" distL="0" distR="0" wp14:anchorId="767BA5AD" wp14:editId="4F426774">
              <wp:extent cx="5274310" cy="3999230"/>
              <wp:effectExtent l="0" t="0" r="2540" b="1270"/>
              <wp:docPr id="2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39992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366B7E4" w14:textId="2BCC7F59" w:rsidR="002C0BEC" w:rsidRDefault="002C0BEC" w:rsidP="003A2C6D">
      <w:pPr>
        <w:rPr>
          <w:ins w:id="177" w:author="Song,Yan/宋妍(FIN)" w:date="2026-09-10T17:47:00Z"/>
        </w:rPr>
      </w:pPr>
      <w:ins w:id="178" w:author="Song,Yan/宋妍(FIN)" w:date="2026-09-10T17:46:00Z">
        <w:r>
          <w:rPr>
            <w:noProof/>
          </w:rPr>
          <w:lastRenderedPageBreak/>
          <w:drawing>
            <wp:inline distT="0" distB="0" distL="0" distR="0" wp14:anchorId="2D44147F" wp14:editId="6F8E3991">
              <wp:extent cx="5274310" cy="1438910"/>
              <wp:effectExtent l="0" t="0" r="2540" b="8890"/>
              <wp:docPr id="3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14389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D440AB4" w14:textId="5396293D" w:rsidR="00413A81" w:rsidRDefault="00413A81" w:rsidP="003A2C6D">
      <w:ins w:id="179" w:author="Song,Yan/宋妍(FIN)" w:date="2026-09-10T17:47:00Z">
        <w:r>
          <w:rPr>
            <w:noProof/>
          </w:rPr>
          <w:drawing>
            <wp:inline distT="0" distB="0" distL="0" distR="0" wp14:anchorId="42B8EF36" wp14:editId="4C56B5C1">
              <wp:extent cx="5274310" cy="1750060"/>
              <wp:effectExtent l="0" t="0" r="2540" b="2540"/>
              <wp:docPr id="5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17500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45310AF" w14:textId="319B9CBB" w:rsidR="00346BFC" w:rsidRDefault="00346BFC" w:rsidP="003A2C6D">
      <w:pPr>
        <w:rPr>
          <w:rFonts w:hint="eastAsia"/>
        </w:rPr>
      </w:pPr>
      <w:r>
        <w:rPr>
          <w:noProof/>
        </w:rPr>
        <w:drawing>
          <wp:inline distT="0" distB="0" distL="0" distR="0" wp14:anchorId="39D87A9D" wp14:editId="783A6DD8">
            <wp:extent cx="5274310" cy="30524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B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ng,Yan/宋妍(FIN)">
    <w15:presenceInfo w15:providerId="AD" w15:userId="S::Yan_Song@henlius.com::558cbaaf-9004-4f9d-9541-5a7a17c845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E1"/>
    <w:rsid w:val="00132AE8"/>
    <w:rsid w:val="002111D0"/>
    <w:rsid w:val="002C0BEC"/>
    <w:rsid w:val="00307FCE"/>
    <w:rsid w:val="00346BFC"/>
    <w:rsid w:val="00354BCB"/>
    <w:rsid w:val="003A2C6D"/>
    <w:rsid w:val="00413A81"/>
    <w:rsid w:val="00471C32"/>
    <w:rsid w:val="00492CB4"/>
    <w:rsid w:val="005172D2"/>
    <w:rsid w:val="00533E7E"/>
    <w:rsid w:val="0061643F"/>
    <w:rsid w:val="00663DCD"/>
    <w:rsid w:val="0072453F"/>
    <w:rsid w:val="007306E1"/>
    <w:rsid w:val="008875BA"/>
    <w:rsid w:val="008E4B8A"/>
    <w:rsid w:val="00961676"/>
    <w:rsid w:val="009D16EB"/>
    <w:rsid w:val="009F0D56"/>
    <w:rsid w:val="00BB4524"/>
    <w:rsid w:val="00BD01E8"/>
    <w:rsid w:val="00C30F30"/>
    <w:rsid w:val="00CD0B2B"/>
    <w:rsid w:val="00D61173"/>
    <w:rsid w:val="00E326BD"/>
    <w:rsid w:val="00F7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0523"/>
  <w15:chartTrackingRefBased/>
  <w15:docId w15:val="{7E9DA0A3-4C53-44C7-875F-962C5905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3A2C6D"/>
  </w:style>
  <w:style w:type="paragraph" w:styleId="a3">
    <w:name w:val="Revision"/>
    <w:hidden/>
    <w:uiPriority w:val="99"/>
    <w:semiHidden/>
    <w:rsid w:val="00D611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5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11/relationships/people" Target="people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39</Pages>
  <Words>1645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Song,Yan/宋妍(FIN)</dc:creator>
  <cp:keywords/>
  <dc:description/>
  <cp:lastModifiedBy>Song,Yan/宋妍(FIN)</cp:lastModifiedBy>
  <cp:revision>26</cp:revision>
  <dcterms:created xsi:type="dcterms:W3CDTF">2026-09-10T07:26:00Z</dcterms:created>
  <dcterms:modified xsi:type="dcterms:W3CDTF">2026-09-10T09:50:00Z</dcterms:modified>
</cp:coreProperties>
</file>